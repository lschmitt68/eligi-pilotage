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C046A" w14:textId="77777777" w:rsidR="00AB6C7B" w:rsidRDefault="00AB6C7B" w:rsidP="00AB6C7B">
      <w:pPr>
        <w:pStyle w:val="CorpsdeTexte"/>
      </w:pPr>
    </w:p>
    <w:p w14:paraId="001C046B" w14:textId="77777777" w:rsidR="00AB6C7B" w:rsidRDefault="00AB6C7B" w:rsidP="00AB6C7B">
      <w:pPr>
        <w:pStyle w:val="CorpsdeTexte"/>
      </w:pPr>
    </w:p>
    <w:p w14:paraId="001C046C" w14:textId="03E765FF" w:rsidR="00AB6C7B" w:rsidRPr="00BB5642" w:rsidRDefault="00AB6C7B" w:rsidP="00AB6C7B">
      <w:pPr>
        <w:ind w:left="4500"/>
        <w:jc w:val="both"/>
        <w:rPr>
          <w:sz w:val="22"/>
          <w:szCs w:val="22"/>
        </w:rPr>
      </w:pPr>
      <w:r w:rsidRPr="007B6163">
        <w:rPr>
          <w:sz w:val="22"/>
          <w:szCs w:val="22"/>
          <w:highlight w:val="yellow"/>
        </w:rPr>
        <w:t xml:space="preserve">Le {DATE}</w:t>
      </w:r>
      <w:r w:rsidR="009B6249" w:rsidRPr="007B6163">
        <w:rPr>
          <w:sz w:val="22"/>
          <w:szCs w:val="22"/>
          <w:highlight w:val="yellow"/>
        </w:rPr>
        <w:t xml:space="preserve"/>
      </w:r>
      <w:r w:rsidR="0056570A" w:rsidRPr="007B6163">
        <w:rPr>
          <w:sz w:val="22"/>
          <w:szCs w:val="22"/>
          <w:highlight w:val="yellow"/>
        </w:rPr>
        <w:t xml:space="preserve"/>
      </w:r>
      <w:r w:rsidR="005F5CF2" w:rsidRPr="007B6163">
        <w:rPr>
          <w:sz w:val="22"/>
          <w:szCs w:val="22"/>
          <w:highlight w:val="yellow"/>
        </w:rPr>
        <w:t xml:space="preserve"/>
      </w:r>
      <w:r w:rsidR="005179A8">
        <w:rPr>
          <w:sz w:val="22"/>
          <w:szCs w:val="22"/>
        </w:rPr>
        <w:t xml:space="preserve"/>
      </w:r>
    </w:p>
    <w:p w14:paraId="001C046D" w14:textId="77777777" w:rsidR="00AB6C7B" w:rsidRPr="00BB5642" w:rsidRDefault="00AB6C7B" w:rsidP="00AB6C7B">
      <w:pPr>
        <w:jc w:val="both"/>
        <w:rPr>
          <w:sz w:val="22"/>
          <w:szCs w:val="22"/>
        </w:rPr>
      </w:pPr>
    </w:p>
    <w:p w14:paraId="19FF5CEB" w14:textId="54FB1C2F" w:rsidR="00A70FFA" w:rsidRPr="00A70FFA" w:rsidRDefault="00A70FFA" w:rsidP="00A70FFA">
      <w:pPr>
        <w:rPr>
          <w:rFonts w:ascii="Century Gothic" w:eastAsia="Arial" w:hAnsi="Century Gothic" w:cs="Arial"/>
          <w:b/>
          <w:sz w:val="22"/>
          <w:szCs w:val="22"/>
          <w:lang w:eastAsia="fr-FR"/>
        </w:rPr>
      </w:pPr>
    </w:p>
    <w:p w14:paraId="2CE4D2B2" w14:textId="5956D915" w:rsidR="00A70FFA" w:rsidRPr="007B6163" w:rsidRDefault="007B6163" w:rsidP="00AD5C8A">
      <w:pPr>
        <w:ind w:left="4536"/>
        <w:rPr>
          <w:rFonts w:eastAsia="Arial"/>
          <w:b/>
          <w:sz w:val="22"/>
          <w:szCs w:val="22"/>
          <w:highlight w:val="yellow"/>
          <w:lang w:eastAsia="fr-FR"/>
        </w:rPr>
      </w:pPr>
      <w:r w:rsidRPr="007B6163">
        <w:rPr>
          <w:rFonts w:eastAsia="Arial"/>
          <w:b/>
          <w:noProof/>
          <w:sz w:val="22"/>
          <w:szCs w:val="22"/>
          <w:highlight w:val="yellow"/>
          <w:lang w:eastAsia="fr-FR"/>
        </w:rPr>
        <w:t xml:space="preserve">{CLIENT_NOM}</w:t>
      </w:r>
    </w:p>
    <w:p w14:paraId="0605B385" w14:textId="5949E11D" w:rsidR="00985068" w:rsidRPr="007B6163" w:rsidRDefault="007B6163" w:rsidP="00AD5C8A">
      <w:pPr>
        <w:ind w:left="4253" w:firstLine="283"/>
        <w:rPr>
          <w:rFonts w:eastAsia="Arial"/>
          <w:b/>
          <w:bCs/>
          <w:sz w:val="22"/>
          <w:szCs w:val="22"/>
          <w:highlight w:val="yellow"/>
          <w:lang w:eastAsia="fr-FR"/>
        </w:rPr>
      </w:pPr>
      <w:r w:rsidRPr="007B6163">
        <w:rPr>
          <w:rFonts w:eastAsia="Arial"/>
          <w:b/>
          <w:bCs/>
          <w:sz w:val="22"/>
          <w:szCs w:val="22"/>
          <w:highlight w:val="yellow"/>
          <w:lang w:eastAsia="fr-FR"/>
        </w:rPr>
        <w:t xml:space="preserve">{CLIENT_ADRESSE}</w:t>
      </w:r>
    </w:p>
    <w:p w14:paraId="001C0479" w14:textId="58E86EE2" w:rsidR="00AB6C7B" w:rsidRPr="00985068" w:rsidRDefault="007B6163" w:rsidP="00AD5C8A">
      <w:pPr>
        <w:ind w:left="4820" w:hanging="284"/>
        <w:rPr>
          <w:b/>
          <w:bCs/>
          <w:sz w:val="28"/>
          <w:szCs w:val="28"/>
        </w:rPr>
      </w:pPr>
      <w:r w:rsidRPr="007B6163">
        <w:rPr>
          <w:rFonts w:eastAsia="Arial"/>
          <w:b/>
          <w:bCs/>
          <w:sz w:val="22"/>
          <w:szCs w:val="22"/>
          <w:highlight w:val="yellow"/>
          <w:lang w:eastAsia="fr-FR"/>
        </w:rPr>
        <w:t xml:space="preserve"/>
      </w:r>
    </w:p>
    <w:p w14:paraId="001C047A" w14:textId="77777777" w:rsidR="00AB6C7B" w:rsidRPr="00BB5642" w:rsidRDefault="00AB6C7B" w:rsidP="004D6204">
      <w:pPr>
        <w:rPr>
          <w:b/>
          <w:sz w:val="28"/>
          <w:szCs w:val="28"/>
        </w:rPr>
      </w:pPr>
    </w:p>
    <w:p w14:paraId="001C047B" w14:textId="77777777" w:rsidR="00AB6C7B" w:rsidRPr="00345752" w:rsidRDefault="00AB6C7B" w:rsidP="00AB6C7B">
      <w:pPr>
        <w:pStyle w:val="CorpsdeTexte"/>
        <w:rPr>
          <w:rFonts w:ascii="Times New Roman" w:hAnsi="Times New Roman" w:cs="Times New Roman"/>
        </w:rPr>
      </w:pPr>
    </w:p>
    <w:p w14:paraId="001C047C" w14:textId="77777777" w:rsidR="00AB6C7B" w:rsidRPr="00345752" w:rsidRDefault="00AB6C7B" w:rsidP="00AB6C7B"/>
    <w:p w14:paraId="001C047D" w14:textId="3624C480" w:rsidR="00AB6C7B" w:rsidRPr="00345752" w:rsidRDefault="00AB6C7B" w:rsidP="00AB6C7B">
      <w:pPr>
        <w:jc w:val="center"/>
        <w:rPr>
          <w:b/>
          <w:sz w:val="28"/>
          <w:szCs w:val="28"/>
          <w:u w:val="single"/>
        </w:rPr>
      </w:pPr>
      <w:r w:rsidRPr="00345752">
        <w:rPr>
          <w:b/>
          <w:sz w:val="28"/>
          <w:szCs w:val="28"/>
          <w:u w:val="single"/>
        </w:rPr>
        <w:t>LETTRE DE MISSION</w:t>
      </w:r>
      <w:r w:rsidR="00373AAB">
        <w:rPr>
          <w:b/>
          <w:sz w:val="28"/>
          <w:szCs w:val="28"/>
          <w:u w:val="single"/>
        </w:rPr>
        <w:t xml:space="preserve"> D’AUDIT</w:t>
      </w:r>
      <w:r w:rsidR="00985068">
        <w:rPr>
          <w:b/>
          <w:sz w:val="28"/>
          <w:szCs w:val="28"/>
          <w:u w:val="single"/>
        </w:rPr>
        <w:t xml:space="preserve"> ET </w:t>
      </w:r>
      <w:r w:rsidR="00641F18">
        <w:rPr>
          <w:b/>
          <w:sz w:val="28"/>
          <w:szCs w:val="28"/>
          <w:u w:val="single"/>
        </w:rPr>
        <w:t>DE PRECONISATIONS</w:t>
      </w:r>
    </w:p>
    <w:p w14:paraId="001C047E" w14:textId="77777777" w:rsidR="00AB6C7B" w:rsidRPr="00345752" w:rsidRDefault="00AB6C7B" w:rsidP="00AB6C7B">
      <w:pPr>
        <w:jc w:val="both"/>
      </w:pPr>
    </w:p>
    <w:p w14:paraId="13D37860" w14:textId="73F9FF66" w:rsidR="009901C6" w:rsidRDefault="009901C6" w:rsidP="00FC5F94">
      <w:pPr>
        <w:pStyle w:val="TM1"/>
      </w:pPr>
      <w:r w:rsidRPr="009901C6">
        <w:rPr>
          <w:highlight w:val="yellow"/>
        </w:rPr>
        <w:t>Madame, Monsieur,</w:t>
      </w:r>
    </w:p>
    <w:p w14:paraId="063E6E7E" w14:textId="77777777" w:rsidR="009901C6" w:rsidRPr="009901C6" w:rsidRDefault="009901C6" w:rsidP="009901C6"/>
    <w:p w14:paraId="001C048A" w14:textId="32BDA9DB" w:rsidR="00AB6C7B" w:rsidRPr="00A219E3" w:rsidRDefault="002C682C" w:rsidP="00FC5F94">
      <w:pPr>
        <w:pStyle w:val="TM1"/>
      </w:pPr>
      <w:r w:rsidRPr="00A219E3">
        <w:t>Cadre général de l’intervention</w:t>
      </w:r>
    </w:p>
    <w:p w14:paraId="001C048B" w14:textId="77777777" w:rsidR="00AB6C7B" w:rsidRPr="00345752" w:rsidRDefault="00AB6C7B" w:rsidP="00AB6C7B">
      <w:pPr>
        <w:jc w:val="both"/>
        <w:rPr>
          <w:sz w:val="22"/>
          <w:szCs w:val="22"/>
        </w:rPr>
      </w:pPr>
    </w:p>
    <w:p w14:paraId="001C048C" w14:textId="3CCAB882" w:rsidR="00AB6C7B" w:rsidRPr="003B3219" w:rsidRDefault="00AB6C7B" w:rsidP="00AB6C7B">
      <w:pPr>
        <w:jc w:val="both"/>
        <w:rPr>
          <w:sz w:val="22"/>
          <w:szCs w:val="22"/>
        </w:rPr>
      </w:pPr>
      <w:r w:rsidRPr="00BB5642">
        <w:rPr>
          <w:sz w:val="22"/>
          <w:szCs w:val="22"/>
        </w:rPr>
        <w:t xml:space="preserve">Vous </w:t>
      </w:r>
      <w:r w:rsidR="0046307A">
        <w:rPr>
          <w:sz w:val="22"/>
          <w:szCs w:val="22"/>
        </w:rPr>
        <w:t>avez</w:t>
      </w:r>
      <w:r w:rsidRPr="00BB5642">
        <w:rPr>
          <w:sz w:val="22"/>
          <w:szCs w:val="22"/>
        </w:rPr>
        <w:t xml:space="preserve"> fai</w:t>
      </w:r>
      <w:r w:rsidR="003D2E35">
        <w:rPr>
          <w:sz w:val="22"/>
          <w:szCs w:val="22"/>
        </w:rPr>
        <w:t>t</w:t>
      </w:r>
      <w:r w:rsidRPr="00BB5642">
        <w:rPr>
          <w:sz w:val="22"/>
          <w:szCs w:val="22"/>
        </w:rPr>
        <w:t xml:space="preserve"> appel à notre cabi</w:t>
      </w:r>
      <w:r w:rsidRPr="003B3219">
        <w:rPr>
          <w:sz w:val="22"/>
          <w:szCs w:val="22"/>
        </w:rPr>
        <w:t>net, en qualité de conseil en gestion de patrimoine et nous vous remercions de cette confiance.</w:t>
      </w:r>
    </w:p>
    <w:p w14:paraId="001C048D" w14:textId="77777777" w:rsidR="00AB6C7B" w:rsidRPr="003B3219" w:rsidRDefault="00AB6C7B" w:rsidP="00AB6C7B">
      <w:pPr>
        <w:jc w:val="both"/>
        <w:rPr>
          <w:sz w:val="22"/>
          <w:szCs w:val="22"/>
        </w:rPr>
      </w:pPr>
    </w:p>
    <w:p w14:paraId="68E91954" w14:textId="77777777" w:rsidR="00344065" w:rsidRDefault="00344065" w:rsidP="00344065">
      <w:pPr>
        <w:jc w:val="both"/>
        <w:rPr>
          <w:sz w:val="22"/>
          <w:szCs w:val="22"/>
        </w:rPr>
      </w:pPr>
      <w:r w:rsidRPr="003B3219">
        <w:rPr>
          <w:sz w:val="22"/>
          <w:szCs w:val="22"/>
        </w:rPr>
        <w:t>Lors de notre premier entretien vous avez souhaité faire le point sur l'organisation globale de votre patrimoine.</w:t>
      </w:r>
    </w:p>
    <w:p w14:paraId="001C048F" w14:textId="77777777" w:rsidR="00AB6C7B" w:rsidRPr="00B933B4" w:rsidRDefault="00AB6C7B" w:rsidP="00AB6C7B">
      <w:pPr>
        <w:jc w:val="both"/>
        <w:rPr>
          <w:sz w:val="22"/>
          <w:szCs w:val="22"/>
        </w:rPr>
      </w:pPr>
    </w:p>
    <w:p w14:paraId="001C0490" w14:textId="3461919D" w:rsidR="00AB6C7B" w:rsidRDefault="00AB6C7B" w:rsidP="00AB6C7B">
      <w:pPr>
        <w:jc w:val="both"/>
        <w:rPr>
          <w:sz w:val="22"/>
          <w:szCs w:val="22"/>
        </w:rPr>
      </w:pPr>
      <w:r w:rsidRPr="00B933B4">
        <w:rPr>
          <w:sz w:val="22"/>
          <w:szCs w:val="22"/>
        </w:rPr>
        <w:t>La présente lettre de mission a pour o</w:t>
      </w:r>
      <w:r>
        <w:rPr>
          <w:sz w:val="22"/>
          <w:szCs w:val="22"/>
        </w:rPr>
        <w:t>bjet de confirmer les termes de</w:t>
      </w:r>
      <w:r w:rsidRPr="00B933B4">
        <w:rPr>
          <w:sz w:val="22"/>
          <w:szCs w:val="22"/>
        </w:rPr>
        <w:t xml:space="preserve"> ce dernier.</w:t>
      </w:r>
    </w:p>
    <w:p w14:paraId="6B6EBBA0" w14:textId="77777777" w:rsidR="00DF303C" w:rsidRDefault="00DF303C" w:rsidP="00FC5F94">
      <w:pPr>
        <w:pStyle w:val="TM1"/>
      </w:pPr>
    </w:p>
    <w:p w14:paraId="001C0491" w14:textId="51C0C5BD" w:rsidR="00AB6C7B" w:rsidRPr="00A219E3" w:rsidRDefault="00023BBA" w:rsidP="00FC5F94">
      <w:pPr>
        <w:pStyle w:val="TM1"/>
      </w:pPr>
      <w:r w:rsidRPr="00A219E3">
        <w:t>N</w:t>
      </w:r>
      <w:r w:rsidR="00217FA1" w:rsidRPr="00A219E3">
        <w:t>ature de la mission</w:t>
      </w:r>
    </w:p>
    <w:p w14:paraId="001C0492" w14:textId="77777777" w:rsidR="00AB6C7B" w:rsidRPr="00B933B4" w:rsidRDefault="00AB6C7B" w:rsidP="00AB6C7B">
      <w:pPr>
        <w:pStyle w:val="CorpsdeTexte"/>
        <w:jc w:val="both"/>
        <w:rPr>
          <w:rFonts w:ascii="Times New Roman" w:hAnsi="Times New Roman" w:cs="Times New Roman"/>
          <w:sz w:val="22"/>
          <w:szCs w:val="22"/>
        </w:rPr>
      </w:pPr>
    </w:p>
    <w:p w14:paraId="001C0493" w14:textId="77777777" w:rsidR="00AB6C7B" w:rsidRPr="00B933B4" w:rsidRDefault="00AB6C7B" w:rsidP="00AB6C7B">
      <w:pPr>
        <w:pStyle w:val="CorpsdeTexte"/>
        <w:jc w:val="both"/>
        <w:rPr>
          <w:rFonts w:ascii="Times New Roman" w:hAnsi="Times New Roman" w:cs="Times New Roman"/>
          <w:sz w:val="22"/>
          <w:szCs w:val="22"/>
        </w:rPr>
      </w:pPr>
      <w:r w:rsidRPr="00B933B4">
        <w:rPr>
          <w:rFonts w:ascii="Times New Roman" w:hAnsi="Times New Roman" w:cs="Times New Roman"/>
          <w:sz w:val="22"/>
          <w:szCs w:val="22"/>
        </w:rPr>
        <w:t>Afin d'être à même de répondre à votre attente, nous vous proposons :</w:t>
      </w:r>
    </w:p>
    <w:p w14:paraId="001C0494" w14:textId="77777777" w:rsidR="00AB6C7B" w:rsidRPr="00B933B4" w:rsidRDefault="00AB6C7B" w:rsidP="00AB6C7B">
      <w:pPr>
        <w:pStyle w:val="CorpsdeTexte"/>
        <w:jc w:val="both"/>
        <w:rPr>
          <w:rFonts w:ascii="Times New Roman" w:hAnsi="Times New Roman" w:cs="Times New Roman"/>
          <w:sz w:val="22"/>
          <w:szCs w:val="22"/>
        </w:rPr>
      </w:pPr>
    </w:p>
    <w:p w14:paraId="001C0499" w14:textId="0E7615AF" w:rsidR="00AB6C7B" w:rsidRDefault="0046307A" w:rsidP="00510AF5">
      <w:pPr>
        <w:pStyle w:val="ListePuce"/>
        <w:ind w:left="0" w:firstLine="0"/>
        <w:jc w:val="both"/>
        <w:rPr>
          <w:rFonts w:ascii="Times New Roman" w:hAnsi="Times New Roman" w:cs="Times New Roman"/>
          <w:sz w:val="22"/>
          <w:szCs w:val="22"/>
        </w:rPr>
      </w:pPr>
      <w:r w:rsidRPr="0046307A">
        <w:rPr>
          <w:rFonts w:ascii="Times New Roman" w:hAnsi="Times New Roman" w:cs="Times New Roman"/>
          <w:b/>
          <w:bCs/>
          <w:sz w:val="22"/>
          <w:szCs w:val="22"/>
        </w:rPr>
        <w:t>Une mission d’ingénierie patrimoniale</w:t>
      </w:r>
      <w:r>
        <w:rPr>
          <w:rFonts w:ascii="Times New Roman" w:hAnsi="Times New Roman" w:cs="Times New Roman"/>
          <w:sz w:val="22"/>
          <w:szCs w:val="22"/>
        </w:rPr>
        <w:t> portant sur les problématiques que vous nous avez indiqu</w:t>
      </w:r>
      <w:r w:rsidR="003D2E35">
        <w:rPr>
          <w:rFonts w:ascii="Times New Roman" w:hAnsi="Times New Roman" w:cs="Times New Roman"/>
          <w:sz w:val="22"/>
          <w:szCs w:val="22"/>
        </w:rPr>
        <w:t>ées</w:t>
      </w:r>
      <w:r w:rsidR="00510AF5">
        <w:rPr>
          <w:rFonts w:ascii="Times New Roman" w:hAnsi="Times New Roman" w:cs="Times New Roman"/>
          <w:sz w:val="22"/>
          <w:szCs w:val="22"/>
        </w:rPr>
        <w:t xml:space="preserve"> </w:t>
      </w:r>
      <w:r>
        <w:rPr>
          <w:rFonts w:ascii="Times New Roman" w:hAnsi="Times New Roman" w:cs="Times New Roman"/>
          <w:sz w:val="22"/>
          <w:szCs w:val="22"/>
        </w:rPr>
        <w:t>lors de notre précédent entretien, savoir :</w:t>
      </w:r>
    </w:p>
    <w:p w14:paraId="60B41E69" w14:textId="77777777" w:rsidR="0046307A" w:rsidRDefault="0046307A" w:rsidP="00AB6C7B">
      <w:pPr>
        <w:pStyle w:val="ListePuce"/>
        <w:ind w:hanging="283"/>
        <w:jc w:val="both"/>
        <w:rPr>
          <w:rFonts w:ascii="Times New Roman" w:hAnsi="Times New Roman" w:cs="Times New Roman"/>
          <w:sz w:val="22"/>
          <w:szCs w:val="22"/>
        </w:rPr>
      </w:pPr>
    </w:p>
    <w:p w14:paraId="1842E5A6" w14:textId="1D26A513" w:rsidR="0046307A" w:rsidRDefault="0046307A" w:rsidP="0046307A">
      <w:pPr>
        <w:pStyle w:val="ListePuce"/>
        <w:numPr>
          <w:ilvl w:val="0"/>
          <w:numId w:val="3"/>
        </w:numPr>
        <w:jc w:val="both"/>
        <w:rPr>
          <w:rFonts w:ascii="Times New Roman" w:hAnsi="Times New Roman" w:cs="Times New Roman"/>
          <w:sz w:val="22"/>
          <w:szCs w:val="22"/>
        </w:rPr>
      </w:pPr>
      <w:r>
        <w:rPr>
          <w:rFonts w:ascii="Times New Roman" w:hAnsi="Times New Roman" w:cs="Times New Roman"/>
          <w:sz w:val="22"/>
          <w:szCs w:val="22"/>
        </w:rPr>
        <w:t xml:space="preserve">Protection du niveau de vie et du cadre de vie </w:t>
      </w:r>
      <w:r w:rsidR="00CE1CE5">
        <w:rPr>
          <w:rFonts w:ascii="Times New Roman" w:hAnsi="Times New Roman" w:cs="Times New Roman"/>
          <w:sz w:val="22"/>
          <w:szCs w:val="22"/>
        </w:rPr>
        <w:t>du couple</w:t>
      </w:r>
    </w:p>
    <w:p w14:paraId="66CF9DC7" w14:textId="367E0747" w:rsidR="0046307A" w:rsidRDefault="0046307A" w:rsidP="0046307A">
      <w:pPr>
        <w:pStyle w:val="ListePuce"/>
        <w:numPr>
          <w:ilvl w:val="0"/>
          <w:numId w:val="3"/>
        </w:numPr>
        <w:jc w:val="both"/>
        <w:rPr>
          <w:rFonts w:ascii="Times New Roman" w:hAnsi="Times New Roman" w:cs="Times New Roman"/>
          <w:sz w:val="22"/>
          <w:szCs w:val="22"/>
        </w:rPr>
      </w:pPr>
      <w:r>
        <w:rPr>
          <w:rFonts w:ascii="Times New Roman" w:hAnsi="Times New Roman" w:cs="Times New Roman"/>
          <w:sz w:val="22"/>
          <w:szCs w:val="22"/>
        </w:rPr>
        <w:t>Optimiser la transmission de votre patrimoine et le cheminement civil</w:t>
      </w:r>
    </w:p>
    <w:p w14:paraId="796F8D5B" w14:textId="13286CA4" w:rsidR="0046307A" w:rsidRDefault="0046307A" w:rsidP="0046307A">
      <w:pPr>
        <w:pStyle w:val="ListePuce"/>
        <w:numPr>
          <w:ilvl w:val="0"/>
          <w:numId w:val="3"/>
        </w:numPr>
        <w:jc w:val="both"/>
        <w:rPr>
          <w:rFonts w:ascii="Times New Roman" w:hAnsi="Times New Roman" w:cs="Times New Roman"/>
          <w:sz w:val="22"/>
          <w:szCs w:val="22"/>
        </w:rPr>
      </w:pPr>
      <w:r>
        <w:rPr>
          <w:rFonts w:ascii="Times New Roman" w:hAnsi="Times New Roman" w:cs="Times New Roman"/>
          <w:sz w:val="22"/>
          <w:szCs w:val="22"/>
        </w:rPr>
        <w:t>Optimiser les flux des revenus</w:t>
      </w:r>
      <w:r w:rsidR="007C116B">
        <w:rPr>
          <w:rFonts w:ascii="Times New Roman" w:hAnsi="Times New Roman" w:cs="Times New Roman"/>
          <w:sz w:val="22"/>
          <w:szCs w:val="22"/>
        </w:rPr>
        <w:t xml:space="preserve"> ainsi que la fiscalité</w:t>
      </w:r>
    </w:p>
    <w:p w14:paraId="47FB82F8" w14:textId="0A5BF05D" w:rsidR="0046307A" w:rsidRDefault="0046307A" w:rsidP="0046307A">
      <w:pPr>
        <w:pStyle w:val="ListePuce"/>
        <w:numPr>
          <w:ilvl w:val="0"/>
          <w:numId w:val="3"/>
        </w:numPr>
        <w:jc w:val="both"/>
        <w:rPr>
          <w:rFonts w:ascii="Times New Roman" w:hAnsi="Times New Roman" w:cs="Times New Roman"/>
          <w:sz w:val="22"/>
          <w:szCs w:val="22"/>
        </w:rPr>
      </w:pPr>
      <w:r>
        <w:rPr>
          <w:rFonts w:ascii="Times New Roman" w:hAnsi="Times New Roman" w:cs="Times New Roman"/>
          <w:sz w:val="22"/>
          <w:szCs w:val="22"/>
        </w:rPr>
        <w:t>Être mieux couvert face aux aléas de la vie</w:t>
      </w:r>
    </w:p>
    <w:p w14:paraId="672E31B2" w14:textId="3AE295F4" w:rsidR="00D46183" w:rsidRDefault="00D46183">
      <w:pPr>
        <w:rPr>
          <w:ins w:id="1" w:author="Tatiana BOUET" w:date="2023-02-15T15:27:00Z"/>
          <w:b/>
          <w:bCs/>
          <w:lang w:eastAsia="fr-FR"/>
        </w:rPr>
      </w:pPr>
      <w:ins w:id="2" w:author="Tatiana BOUET" w:date="2023-02-15T15:27:00Z">
        <w:r>
          <w:br w:type="page"/>
        </w:r>
      </w:ins>
    </w:p>
    <w:p w14:paraId="219F8EDB" w14:textId="77777777" w:rsidR="00EE1D4A" w:rsidDel="00135EDB" w:rsidRDefault="00EE1D4A">
      <w:pPr>
        <w:pStyle w:val="TM1"/>
        <w:rPr>
          <w:del w:id="3" w:author="Tatiana BOUET" w:date="2023-02-14T11:47:00Z"/>
        </w:rPr>
      </w:pPr>
    </w:p>
    <w:p w14:paraId="74E33744" w14:textId="4321E4D9" w:rsidR="009E6DF3" w:rsidRPr="009901C6" w:rsidDel="00135EDB" w:rsidRDefault="009E6DF3">
      <w:pPr>
        <w:pStyle w:val="TM1"/>
        <w:rPr>
          <w:del w:id="4" w:author="Tatiana BOUET" w:date="2023-02-14T11:47:00Z"/>
        </w:rPr>
        <w:pPrChange w:id="5" w:author="Tatiana BOUET" w:date="2024-04-04T14:17:00Z">
          <w:pPr/>
        </w:pPrChange>
      </w:pPr>
    </w:p>
    <w:p w14:paraId="001C04BA" w14:textId="0753DE8F" w:rsidR="00AB6C7B" w:rsidRPr="00A219E3" w:rsidRDefault="00AB6C7B" w:rsidP="00FC5F94">
      <w:pPr>
        <w:pStyle w:val="TM1"/>
      </w:pPr>
      <w:r w:rsidRPr="00A219E3">
        <w:t>Notre intervention</w:t>
      </w:r>
    </w:p>
    <w:p w14:paraId="001C04BB" w14:textId="77777777" w:rsidR="00AB6C7B" w:rsidRPr="00345752" w:rsidRDefault="00AB6C7B" w:rsidP="00AB6C7B">
      <w:pPr>
        <w:pStyle w:val="CorpsdeTexte"/>
        <w:jc w:val="both"/>
        <w:rPr>
          <w:rFonts w:ascii="Times New Roman" w:hAnsi="Times New Roman" w:cs="Times New Roman"/>
        </w:rPr>
      </w:pPr>
    </w:p>
    <w:p w14:paraId="53B90230" w14:textId="7333083A" w:rsidR="00641F18" w:rsidRDefault="00641F18" w:rsidP="00641F18">
      <w:pPr>
        <w:jc w:val="both"/>
        <w:rPr>
          <w:sz w:val="22"/>
          <w:szCs w:val="22"/>
        </w:rPr>
      </w:pPr>
      <w:r w:rsidRPr="004C6B44">
        <w:rPr>
          <w:sz w:val="22"/>
          <w:szCs w:val="22"/>
        </w:rPr>
        <w:t>Il est convenu que nos interventions porteront sur les travaux suivants :</w:t>
      </w:r>
    </w:p>
    <w:p w14:paraId="2B31386D" w14:textId="77777777" w:rsidR="00FE12A6" w:rsidRPr="00FE12A6" w:rsidRDefault="00FE12A6" w:rsidP="00641F18">
      <w:pPr>
        <w:jc w:val="both"/>
        <w:rPr>
          <w:sz w:val="22"/>
          <w:szCs w:val="22"/>
          <w:u w:val="single"/>
        </w:rPr>
      </w:pPr>
    </w:p>
    <w:p w14:paraId="0D5B102B" w14:textId="479FE72D" w:rsidR="00FE12A6" w:rsidRPr="0076182A" w:rsidRDefault="008D371B" w:rsidP="00FE12A6">
      <w:pPr>
        <w:pStyle w:val="Paragraphedeliste"/>
        <w:numPr>
          <w:ilvl w:val="0"/>
          <w:numId w:val="1"/>
        </w:numPr>
        <w:jc w:val="both"/>
        <w:rPr>
          <w:color w:val="000000" w:themeColor="text1"/>
          <w:sz w:val="22"/>
          <w:szCs w:val="22"/>
        </w:rPr>
      </w:pPr>
      <w:r w:rsidRPr="0076182A">
        <w:rPr>
          <w:color w:val="000000" w:themeColor="text1"/>
          <w:sz w:val="22"/>
          <w:szCs w:val="22"/>
        </w:rPr>
        <w:t>A</w:t>
      </w:r>
      <w:r w:rsidR="00FB6BBF" w:rsidRPr="0076182A">
        <w:rPr>
          <w:color w:val="000000" w:themeColor="text1"/>
          <w:sz w:val="22"/>
          <w:szCs w:val="22"/>
        </w:rPr>
        <w:t>udit patrimonial global</w:t>
      </w:r>
      <w:r w:rsidR="008150A3" w:rsidRPr="0076182A">
        <w:rPr>
          <w:color w:val="000000" w:themeColor="text1"/>
          <w:sz w:val="22"/>
          <w:szCs w:val="22"/>
        </w:rPr>
        <w:t xml:space="preserve"> </w:t>
      </w:r>
      <w:r w:rsidR="00D8783F" w:rsidRPr="0076182A">
        <w:rPr>
          <w:color w:val="000000" w:themeColor="text1"/>
          <w:sz w:val="22"/>
          <w:szCs w:val="22"/>
        </w:rPr>
        <w:t>;</w:t>
      </w:r>
      <w:ins w:id="6" w:author="Loïc SCHMITT" w:date="2022-07-05T07:08:00Z">
        <w:r w:rsidR="00DD356E" w:rsidRPr="0076182A">
          <w:rPr>
            <w:color w:val="000000" w:themeColor="text1"/>
            <w:sz w:val="22"/>
            <w:szCs w:val="22"/>
          </w:rPr>
          <w:t xml:space="preserve"> permettant d’analyser </w:t>
        </w:r>
      </w:ins>
      <w:ins w:id="7" w:author="Loïc SCHMITT" w:date="2022-07-05T07:09:00Z">
        <w:r w:rsidR="00F03BB4" w:rsidRPr="0076182A">
          <w:rPr>
            <w:color w:val="000000" w:themeColor="text1"/>
            <w:sz w:val="22"/>
            <w:szCs w:val="22"/>
          </w:rPr>
          <w:t>votre patrimoine existant</w:t>
        </w:r>
      </w:ins>
      <w:ins w:id="8" w:author="Loïc SCHMITT" w:date="2022-07-05T07:08:00Z">
        <w:r w:rsidR="00DD356E" w:rsidRPr="0076182A">
          <w:rPr>
            <w:color w:val="000000" w:themeColor="text1"/>
            <w:sz w:val="22"/>
            <w:szCs w:val="22"/>
          </w:rPr>
          <w:t xml:space="preserve"> </w:t>
        </w:r>
      </w:ins>
      <w:ins w:id="9" w:author="Loïc SCHMITT" w:date="2022-07-05T07:09:00Z">
        <w:r w:rsidR="00887040" w:rsidRPr="0076182A">
          <w:rPr>
            <w:color w:val="000000" w:themeColor="text1"/>
            <w:sz w:val="22"/>
            <w:szCs w:val="22"/>
          </w:rPr>
          <w:t>mais également</w:t>
        </w:r>
      </w:ins>
      <w:ins w:id="10" w:author="Loïc SCHMITT" w:date="2022-07-05T07:08:00Z">
        <w:r w:rsidR="00887040" w:rsidRPr="0076182A">
          <w:rPr>
            <w:color w:val="000000" w:themeColor="text1"/>
            <w:sz w:val="22"/>
            <w:szCs w:val="22"/>
          </w:rPr>
          <w:t xml:space="preserve"> les conséquences d’un décès </w:t>
        </w:r>
      </w:ins>
      <w:ins w:id="11" w:author="Loïc SCHMITT" w:date="2022-07-05T07:09:00Z">
        <w:r w:rsidR="00887040" w:rsidRPr="0076182A">
          <w:rPr>
            <w:color w:val="000000" w:themeColor="text1"/>
            <w:sz w:val="22"/>
            <w:szCs w:val="22"/>
          </w:rPr>
          <w:t>ou d’un accident de la vie.</w:t>
        </w:r>
      </w:ins>
    </w:p>
    <w:p w14:paraId="3F2ABF05" w14:textId="626EB2CF" w:rsidR="00641F18" w:rsidRPr="0076182A" w:rsidRDefault="00F03BB4" w:rsidP="00641F18">
      <w:pPr>
        <w:widowControl w:val="0"/>
        <w:numPr>
          <w:ilvl w:val="0"/>
          <w:numId w:val="1"/>
        </w:numPr>
        <w:autoSpaceDE w:val="0"/>
        <w:autoSpaceDN w:val="0"/>
        <w:adjustRightInd w:val="0"/>
        <w:spacing w:before="20" w:after="20"/>
        <w:jc w:val="both"/>
        <w:rPr>
          <w:color w:val="000000" w:themeColor="text1"/>
          <w:sz w:val="22"/>
          <w:szCs w:val="22"/>
          <w:lang w:eastAsia="fr-FR"/>
        </w:rPr>
      </w:pPr>
      <w:ins w:id="12" w:author="Loïc SCHMITT" w:date="2022-07-05T07:09:00Z">
        <w:r w:rsidRPr="0076182A">
          <w:rPr>
            <w:color w:val="000000" w:themeColor="text1"/>
            <w:sz w:val="22"/>
            <w:szCs w:val="22"/>
            <w:lang w:eastAsia="fr-FR"/>
          </w:rPr>
          <w:t xml:space="preserve">Préconisations ; </w:t>
        </w:r>
      </w:ins>
      <w:r w:rsidR="00641F18" w:rsidRPr="0076182A">
        <w:rPr>
          <w:color w:val="000000" w:themeColor="text1"/>
          <w:sz w:val="22"/>
          <w:szCs w:val="22"/>
          <w:lang w:eastAsia="fr-FR"/>
        </w:rPr>
        <w:t xml:space="preserve">Analyse des solutions permettant de faire évoluer votre situation </w:t>
      </w:r>
      <w:r w:rsidR="0046307A" w:rsidRPr="0076182A">
        <w:rPr>
          <w:color w:val="000000" w:themeColor="text1"/>
          <w:sz w:val="22"/>
          <w:szCs w:val="22"/>
          <w:lang w:eastAsia="fr-FR"/>
        </w:rPr>
        <w:t xml:space="preserve">conformément à vos objectifs </w:t>
      </w:r>
      <w:r w:rsidR="00641F18" w:rsidRPr="0076182A">
        <w:rPr>
          <w:color w:val="000000" w:themeColor="text1"/>
          <w:sz w:val="22"/>
          <w:szCs w:val="22"/>
          <w:lang w:eastAsia="fr-FR"/>
        </w:rPr>
        <w:t xml:space="preserve">et établissement d’un rapport de présentation des </w:t>
      </w:r>
      <w:ins w:id="13" w:author="Loïc SCHMITT" w:date="2022-07-05T07:03:00Z">
        <w:r w:rsidR="00E15DBF" w:rsidRPr="0076182A">
          <w:rPr>
            <w:color w:val="000000" w:themeColor="text1"/>
            <w:sz w:val="22"/>
            <w:szCs w:val="22"/>
            <w:lang w:eastAsia="fr-FR"/>
          </w:rPr>
          <w:t xml:space="preserve">préconisations </w:t>
        </w:r>
      </w:ins>
      <w:r w:rsidR="00641F18" w:rsidRPr="0076182A">
        <w:rPr>
          <w:color w:val="000000" w:themeColor="text1"/>
          <w:sz w:val="22"/>
          <w:szCs w:val="22"/>
          <w:lang w:eastAsia="fr-FR"/>
        </w:rPr>
        <w:t>envisagées</w:t>
      </w:r>
      <w:r w:rsidR="00D8783F" w:rsidRPr="0076182A">
        <w:rPr>
          <w:color w:val="000000" w:themeColor="text1"/>
          <w:sz w:val="22"/>
          <w:szCs w:val="22"/>
          <w:lang w:eastAsia="fr-FR"/>
        </w:rPr>
        <w:t> ;</w:t>
      </w:r>
    </w:p>
    <w:p w14:paraId="65EF0558" w14:textId="295C1DFE" w:rsidR="00641F18" w:rsidRPr="0076182A" w:rsidRDefault="00641F18" w:rsidP="00AA3EBB">
      <w:pPr>
        <w:pStyle w:val="Paragraphedeliste"/>
        <w:widowControl w:val="0"/>
        <w:numPr>
          <w:ilvl w:val="0"/>
          <w:numId w:val="1"/>
        </w:numPr>
        <w:autoSpaceDE w:val="0"/>
        <w:autoSpaceDN w:val="0"/>
        <w:adjustRightInd w:val="0"/>
        <w:spacing w:before="20" w:after="20"/>
        <w:jc w:val="both"/>
        <w:rPr>
          <w:color w:val="000000" w:themeColor="text1"/>
          <w:sz w:val="22"/>
          <w:szCs w:val="22"/>
          <w:lang w:eastAsia="fr-FR"/>
        </w:rPr>
      </w:pPr>
      <w:r w:rsidRPr="0076182A">
        <w:rPr>
          <w:color w:val="000000" w:themeColor="text1"/>
          <w:sz w:val="22"/>
          <w:szCs w:val="22"/>
          <w:lang w:eastAsia="fr-FR"/>
        </w:rPr>
        <w:t>Entretien de présentation du rapport que nous aurons établi : lors de cet entretien nous envisagerons, le cas échéant et en fonctions de vos souhaits, les actions à mettre en œuvre</w:t>
      </w:r>
      <w:ins w:id="14" w:author="Loïc SCHMITT" w:date="2022-07-05T07:10:00Z">
        <w:r w:rsidR="00F03BB4" w:rsidRPr="0076182A">
          <w:rPr>
            <w:color w:val="000000" w:themeColor="text1"/>
            <w:sz w:val="22"/>
            <w:szCs w:val="22"/>
            <w:lang w:eastAsia="fr-FR"/>
          </w:rPr>
          <w:t>.</w:t>
        </w:r>
      </w:ins>
    </w:p>
    <w:p w14:paraId="0321A4AA" w14:textId="77777777" w:rsidR="00D8783F" w:rsidRPr="0076182A" w:rsidRDefault="00D8783F" w:rsidP="00D8783F">
      <w:pPr>
        <w:widowControl w:val="0"/>
        <w:autoSpaceDE w:val="0"/>
        <w:autoSpaceDN w:val="0"/>
        <w:adjustRightInd w:val="0"/>
        <w:spacing w:before="20" w:after="20"/>
        <w:jc w:val="both"/>
        <w:rPr>
          <w:color w:val="000000" w:themeColor="text1"/>
          <w:sz w:val="22"/>
          <w:szCs w:val="22"/>
          <w:lang w:eastAsia="fr-FR"/>
        </w:rPr>
      </w:pPr>
    </w:p>
    <w:p w14:paraId="21E494AE" w14:textId="1969D886" w:rsidR="00D53AEA" w:rsidRDefault="00D53AEA" w:rsidP="00D53AEA">
      <w:pPr>
        <w:pStyle w:val="CorpsdeTexte"/>
        <w:jc w:val="both"/>
        <w:rPr>
          <w:ins w:id="15" w:author="Tatiana BOUET" w:date="2022-10-20T11:21:00Z"/>
          <w:rFonts w:ascii="Times New Roman" w:hAnsi="Times New Roman" w:cs="Times New Roman"/>
          <w:color w:val="000000" w:themeColor="text1"/>
          <w:sz w:val="22"/>
          <w:szCs w:val="22"/>
        </w:rPr>
      </w:pPr>
      <w:r w:rsidRPr="0076182A">
        <w:rPr>
          <w:rFonts w:ascii="Times New Roman" w:hAnsi="Times New Roman" w:cs="Times New Roman"/>
          <w:color w:val="000000" w:themeColor="text1"/>
          <w:sz w:val="22"/>
          <w:szCs w:val="22"/>
        </w:rPr>
        <w:t xml:space="preserve">Une fois le rapport des </w:t>
      </w:r>
      <w:ins w:id="16" w:author="Loïc SCHMITT" w:date="2022-07-05T07:03:00Z">
        <w:r w:rsidR="00E15DBF" w:rsidRPr="0076182A">
          <w:rPr>
            <w:rFonts w:ascii="Times New Roman" w:hAnsi="Times New Roman" w:cs="Times New Roman"/>
            <w:color w:val="000000" w:themeColor="text1"/>
            <w:sz w:val="22"/>
            <w:szCs w:val="22"/>
          </w:rPr>
          <w:t xml:space="preserve">préconisations </w:t>
        </w:r>
      </w:ins>
      <w:r w:rsidRPr="0076182A">
        <w:rPr>
          <w:rFonts w:ascii="Times New Roman" w:hAnsi="Times New Roman" w:cs="Times New Roman"/>
          <w:color w:val="000000" w:themeColor="text1"/>
          <w:sz w:val="22"/>
          <w:szCs w:val="22"/>
        </w:rPr>
        <w:t>réalisé, vous pourrez alors choisir de mettre en œuvre la stratégie retenue avec le ou les professionnels de votre choix.</w:t>
      </w:r>
      <w:ins w:id="17" w:author="Loïc SCHMITT" w:date="2022-07-05T07:04:00Z">
        <w:r w:rsidR="00E15DBF" w:rsidRPr="0076182A">
          <w:rPr>
            <w:rFonts w:ascii="Times New Roman" w:hAnsi="Times New Roman" w:cs="Times New Roman"/>
            <w:color w:val="000000" w:themeColor="text1"/>
            <w:sz w:val="22"/>
            <w:szCs w:val="22"/>
          </w:rPr>
          <w:t xml:space="preserve"> </w:t>
        </w:r>
      </w:ins>
      <w:ins w:id="18" w:author="Loïc SCHMITT" w:date="2022-07-05T07:05:00Z">
        <w:r w:rsidR="00E15DBF" w:rsidRPr="0076182A">
          <w:rPr>
            <w:rFonts w:ascii="Times New Roman" w:hAnsi="Times New Roman" w:cs="Times New Roman"/>
            <w:color w:val="000000" w:themeColor="text1"/>
            <w:sz w:val="22"/>
            <w:szCs w:val="22"/>
          </w:rPr>
          <w:t xml:space="preserve">Pour cela nous vous proposons un accompagnement selon la </w:t>
        </w:r>
        <w:r w:rsidR="00E15DBF" w:rsidRPr="0076182A">
          <w:rPr>
            <w:rFonts w:ascii="Times New Roman" w:hAnsi="Times New Roman" w:cs="Times New Roman"/>
            <w:b/>
            <w:bCs/>
            <w:color w:val="000000" w:themeColor="text1"/>
            <w:sz w:val="22"/>
            <w:szCs w:val="22"/>
          </w:rPr>
          <w:t xml:space="preserve">grille tarifaire </w:t>
        </w:r>
        <w:del w:id="19" w:author="Tatiana BOUET" w:date="2022-10-20T11:21:00Z">
          <w:r w:rsidR="00E15DBF" w:rsidRPr="0076182A" w:rsidDel="008A4FDA">
            <w:rPr>
              <w:rFonts w:ascii="Times New Roman" w:hAnsi="Times New Roman" w:cs="Times New Roman"/>
              <w:b/>
              <w:bCs/>
              <w:color w:val="000000" w:themeColor="text1"/>
              <w:sz w:val="22"/>
              <w:szCs w:val="22"/>
            </w:rPr>
            <w:delText>en annexe</w:delText>
          </w:r>
        </w:del>
      </w:ins>
      <w:ins w:id="20" w:author="Tatiana BOUET" w:date="2022-10-27T10:17:00Z">
        <w:r w:rsidR="003F30A1">
          <w:rPr>
            <w:rFonts w:ascii="Times New Roman" w:hAnsi="Times New Roman" w:cs="Times New Roman"/>
            <w:b/>
            <w:bCs/>
            <w:color w:val="000000" w:themeColor="text1"/>
            <w:sz w:val="22"/>
            <w:szCs w:val="22"/>
          </w:rPr>
          <w:t>(cf.</w:t>
        </w:r>
      </w:ins>
      <w:ins w:id="21" w:author="Tatiana BOUET" w:date="2022-10-27T10:18:00Z">
        <w:r w:rsidR="00CB798F">
          <w:rPr>
            <w:rFonts w:ascii="Times New Roman" w:hAnsi="Times New Roman" w:cs="Times New Roman"/>
            <w:b/>
            <w:bCs/>
            <w:color w:val="000000" w:themeColor="text1"/>
            <w:sz w:val="22"/>
            <w:szCs w:val="22"/>
          </w:rPr>
          <w:t xml:space="preserve"> § honoraires)</w:t>
        </w:r>
        <w:r w:rsidR="00CB798F" w:rsidRPr="00CB798F">
          <w:rPr>
            <w:rFonts w:ascii="Times New Roman" w:hAnsi="Times New Roman" w:cs="Times New Roman"/>
            <w:color w:val="000000" w:themeColor="text1"/>
            <w:sz w:val="22"/>
            <w:szCs w:val="22"/>
            <w:rPrChange w:id="22" w:author="Tatiana BOUET" w:date="2022-10-27T10:18:00Z">
              <w:rPr>
                <w:rFonts w:ascii="Times New Roman" w:hAnsi="Times New Roman" w:cs="Times New Roman"/>
                <w:b/>
                <w:bCs/>
                <w:color w:val="000000" w:themeColor="text1"/>
                <w:sz w:val="22"/>
                <w:szCs w:val="22"/>
              </w:rPr>
            </w:rPrChange>
          </w:rPr>
          <w:t>.</w:t>
        </w:r>
      </w:ins>
      <w:ins w:id="23" w:author="Loïc SCHMITT" w:date="2022-07-05T07:05:00Z">
        <w:del w:id="24" w:author="Tatiana BOUET" w:date="2022-10-27T10:17:00Z">
          <w:r w:rsidR="00E15DBF" w:rsidRPr="00CB798F" w:rsidDel="003F30A1">
            <w:rPr>
              <w:rFonts w:ascii="Times New Roman" w:hAnsi="Times New Roman" w:cs="Times New Roman"/>
              <w:color w:val="000000" w:themeColor="text1"/>
              <w:sz w:val="22"/>
              <w:szCs w:val="22"/>
            </w:rPr>
            <w:delText>.</w:delText>
          </w:r>
        </w:del>
        <w:r w:rsidR="00E15DBF" w:rsidRPr="00CB798F">
          <w:rPr>
            <w:rFonts w:ascii="Times New Roman" w:hAnsi="Times New Roman" w:cs="Times New Roman"/>
            <w:color w:val="000000" w:themeColor="text1"/>
            <w:sz w:val="22"/>
            <w:szCs w:val="22"/>
          </w:rPr>
          <w:t xml:space="preserve"> </w:t>
        </w:r>
      </w:ins>
      <w:ins w:id="25" w:author="Loïc SCHMITT" w:date="2022-07-05T07:07:00Z">
        <w:r w:rsidR="00E15DBF" w:rsidRPr="0076182A">
          <w:rPr>
            <w:rFonts w:ascii="Times New Roman" w:hAnsi="Times New Roman" w:cs="Times New Roman"/>
            <w:color w:val="000000" w:themeColor="text1"/>
            <w:sz w:val="22"/>
            <w:szCs w:val="22"/>
          </w:rPr>
          <w:t xml:space="preserve">En effet, </w:t>
        </w:r>
      </w:ins>
      <w:ins w:id="26" w:author="Loïc SCHMITT" w:date="2022-07-05T07:08:00Z">
        <w:r w:rsidR="00E15DBF" w:rsidRPr="0076182A">
          <w:rPr>
            <w:rFonts w:ascii="Times New Roman" w:hAnsi="Times New Roman" w:cs="Times New Roman"/>
            <w:color w:val="000000" w:themeColor="text1"/>
            <w:sz w:val="22"/>
            <w:szCs w:val="22"/>
          </w:rPr>
          <w:t xml:space="preserve">trop souvent </w:t>
        </w:r>
      </w:ins>
      <w:ins w:id="27" w:author="Loïc SCHMITT" w:date="2022-07-05T07:07:00Z">
        <w:r w:rsidR="00E15DBF" w:rsidRPr="0076182A">
          <w:rPr>
            <w:rFonts w:ascii="Times New Roman" w:hAnsi="Times New Roman" w:cs="Times New Roman"/>
            <w:color w:val="000000" w:themeColor="text1"/>
            <w:sz w:val="22"/>
            <w:szCs w:val="22"/>
          </w:rPr>
          <w:t>les</w:t>
        </w:r>
      </w:ins>
      <w:ins w:id="28" w:author="Loïc SCHMITT" w:date="2022-07-05T07:06:00Z">
        <w:r w:rsidR="00E15DBF" w:rsidRPr="0076182A">
          <w:rPr>
            <w:rFonts w:ascii="Times New Roman" w:hAnsi="Times New Roman" w:cs="Times New Roman"/>
            <w:color w:val="000000" w:themeColor="text1"/>
            <w:sz w:val="22"/>
            <w:szCs w:val="22"/>
          </w:rPr>
          <w:t xml:space="preserve"> préconisations ne sont pas mises en œuvre </w:t>
        </w:r>
      </w:ins>
      <w:ins w:id="29" w:author="Loïc SCHMITT" w:date="2022-07-05T07:07:00Z">
        <w:r w:rsidR="00E15DBF" w:rsidRPr="0076182A">
          <w:rPr>
            <w:rFonts w:ascii="Times New Roman" w:hAnsi="Times New Roman" w:cs="Times New Roman"/>
            <w:color w:val="000000" w:themeColor="text1"/>
            <w:sz w:val="22"/>
            <w:szCs w:val="22"/>
          </w:rPr>
          <w:t>par manque de tem</w:t>
        </w:r>
      </w:ins>
      <w:ins w:id="30" w:author="Loïc SCHMITT" w:date="2022-07-05T07:08:00Z">
        <w:r w:rsidR="00E15DBF" w:rsidRPr="0076182A">
          <w:rPr>
            <w:rFonts w:ascii="Times New Roman" w:hAnsi="Times New Roman" w:cs="Times New Roman"/>
            <w:color w:val="000000" w:themeColor="text1"/>
            <w:sz w:val="22"/>
            <w:szCs w:val="22"/>
          </w:rPr>
          <w:t>ps ou de connaissance</w:t>
        </w:r>
      </w:ins>
      <w:ins w:id="31" w:author="Loïc SCHMITT" w:date="2022-07-05T07:10:00Z">
        <w:r w:rsidR="00F03BB4" w:rsidRPr="0076182A">
          <w:rPr>
            <w:rFonts w:ascii="Times New Roman" w:hAnsi="Times New Roman" w:cs="Times New Roman"/>
            <w:color w:val="000000" w:themeColor="text1"/>
            <w:sz w:val="22"/>
            <w:szCs w:val="22"/>
          </w:rPr>
          <w:t xml:space="preserve">, grâce à cet accompagnement </w:t>
        </w:r>
      </w:ins>
      <w:ins w:id="32" w:author="Loïc SCHMITT" w:date="2022-07-05T07:11:00Z">
        <w:r w:rsidR="00F03BB4" w:rsidRPr="0076182A">
          <w:rPr>
            <w:rFonts w:ascii="Times New Roman" w:hAnsi="Times New Roman" w:cs="Times New Roman"/>
            <w:color w:val="000000" w:themeColor="text1"/>
            <w:sz w:val="22"/>
            <w:szCs w:val="22"/>
          </w:rPr>
          <w:t>nous veillerons au bon déroulement des actions.</w:t>
        </w:r>
      </w:ins>
    </w:p>
    <w:p w14:paraId="71B91EEE" w14:textId="395C17BF" w:rsidR="008A4FDA" w:rsidRPr="0076182A" w:rsidDel="003F30A1" w:rsidRDefault="008A4FDA" w:rsidP="00D53AEA">
      <w:pPr>
        <w:pStyle w:val="CorpsdeTexte"/>
        <w:jc w:val="both"/>
        <w:rPr>
          <w:del w:id="33" w:author="Tatiana BOUET" w:date="2022-10-27T10:17:00Z"/>
          <w:rFonts w:ascii="Times New Roman" w:hAnsi="Times New Roman" w:cs="Times New Roman"/>
          <w:color w:val="000000" w:themeColor="text1"/>
          <w:sz w:val="22"/>
          <w:szCs w:val="22"/>
        </w:rPr>
      </w:pPr>
    </w:p>
    <w:p w14:paraId="21A8C367" w14:textId="77777777" w:rsidR="00DC43F3" w:rsidRDefault="00DC43F3">
      <w:pPr>
        <w:pStyle w:val="CorpsdeTexte"/>
        <w:ind w:firstLine="708"/>
        <w:jc w:val="both"/>
        <w:rPr>
          <w:ins w:id="34" w:author="Loïc SCHMITT" w:date="2022-07-05T07:01:00Z"/>
          <w:rFonts w:ascii="Times New Roman" w:hAnsi="Times New Roman" w:cs="Times New Roman"/>
          <w:sz w:val="22"/>
          <w:szCs w:val="22"/>
        </w:rPr>
        <w:pPrChange w:id="35" w:author="Tatiana BOUET" w:date="2022-10-20T11:22:00Z">
          <w:pPr>
            <w:pStyle w:val="CorpsdeTexte"/>
            <w:jc w:val="both"/>
          </w:pPr>
        </w:pPrChange>
      </w:pPr>
    </w:p>
    <w:p w14:paraId="001C04D8" w14:textId="2953D3E4" w:rsidR="002261FF" w:rsidDel="00203E0F" w:rsidRDefault="002261FF" w:rsidP="00AB6C7B">
      <w:pPr>
        <w:pStyle w:val="CorpsdeTexte"/>
        <w:jc w:val="both"/>
        <w:rPr>
          <w:del w:id="36" w:author="Tatiana BOUET" w:date="2022-10-20T11:23:00Z"/>
          <w:rFonts w:ascii="Times New Roman" w:hAnsi="Times New Roman" w:cs="Times New Roman"/>
          <w:sz w:val="22"/>
          <w:szCs w:val="22"/>
        </w:rPr>
      </w:pPr>
    </w:p>
    <w:p w14:paraId="06E04DE6" w14:textId="5531C5E8" w:rsidR="00E6331A" w:rsidRPr="00517CAB" w:rsidRDefault="00E6331A" w:rsidP="00E6331A">
      <w:pPr>
        <w:pStyle w:val="ListePuce"/>
        <w:ind w:left="0" w:firstLine="1"/>
        <w:jc w:val="both"/>
        <w:rPr>
          <w:rFonts w:ascii="Times New Roman" w:hAnsi="Times New Roman" w:cs="Times New Roman"/>
          <w:bCs/>
          <w:sz w:val="24"/>
          <w:szCs w:val="24"/>
          <w:u w:val="single"/>
        </w:rPr>
      </w:pPr>
      <w:r w:rsidRPr="00517CAB">
        <w:rPr>
          <w:rFonts w:ascii="Times New Roman" w:hAnsi="Times New Roman" w:cs="Times New Roman"/>
          <w:bCs/>
          <w:sz w:val="24"/>
          <w:szCs w:val="24"/>
          <w:u w:val="single"/>
        </w:rPr>
        <w:t xml:space="preserve">Pièces à fournir et autorisation d’utilisation des pièces disponibles </w:t>
      </w:r>
    </w:p>
    <w:p w14:paraId="66191950" w14:textId="77777777" w:rsidR="00E6331A" w:rsidRPr="004445C2" w:rsidRDefault="00E6331A" w:rsidP="00E6331A">
      <w:pPr>
        <w:pStyle w:val="CorpsdeTexte"/>
        <w:jc w:val="both"/>
        <w:rPr>
          <w:rFonts w:ascii="Times New Roman" w:hAnsi="Times New Roman" w:cs="Times New Roman"/>
          <w:sz w:val="22"/>
          <w:szCs w:val="22"/>
        </w:rPr>
      </w:pPr>
    </w:p>
    <w:p w14:paraId="7FCE98C9" w14:textId="56987B62" w:rsidR="00E6331A" w:rsidRPr="004445C2" w:rsidRDefault="00E6331A" w:rsidP="00E6331A">
      <w:pPr>
        <w:pStyle w:val="CorpsdeTexte"/>
        <w:jc w:val="both"/>
        <w:rPr>
          <w:rFonts w:ascii="Times New Roman" w:hAnsi="Times New Roman" w:cs="Times New Roman"/>
          <w:sz w:val="22"/>
          <w:szCs w:val="22"/>
        </w:rPr>
      </w:pPr>
      <w:r>
        <w:rPr>
          <w:rFonts w:ascii="Times New Roman" w:hAnsi="Times New Roman" w:cs="Times New Roman"/>
          <w:sz w:val="22"/>
          <w:szCs w:val="22"/>
        </w:rPr>
        <w:t xml:space="preserve">Ci-joint à </w:t>
      </w:r>
      <w:r w:rsidRPr="004445C2">
        <w:rPr>
          <w:rFonts w:ascii="Times New Roman" w:hAnsi="Times New Roman" w:cs="Times New Roman"/>
          <w:sz w:val="22"/>
          <w:szCs w:val="22"/>
        </w:rPr>
        <w:t>la présente lettre de mission, vous trouverez une liste des divers documents dont nous vous demandons copie.</w:t>
      </w:r>
    </w:p>
    <w:p w14:paraId="2E169EBD" w14:textId="1E62CBB9" w:rsidR="002D0614" w:rsidRDefault="00E6331A" w:rsidP="00AA2618">
      <w:pPr>
        <w:pStyle w:val="CorpsdeTexte"/>
        <w:jc w:val="both"/>
        <w:rPr>
          <w:rFonts w:ascii="Times New Roman" w:hAnsi="Times New Roman" w:cs="Times New Roman"/>
          <w:sz w:val="22"/>
          <w:szCs w:val="22"/>
        </w:rPr>
      </w:pPr>
      <w:r w:rsidRPr="004445C2">
        <w:rPr>
          <w:rFonts w:ascii="Times New Roman" w:hAnsi="Times New Roman" w:cs="Times New Roman"/>
          <w:sz w:val="22"/>
          <w:szCs w:val="22"/>
        </w:rPr>
        <w:t xml:space="preserve">Nous vous remercions de bien vouloir nous retourner </w:t>
      </w:r>
      <w:r w:rsidR="00CB3542" w:rsidRPr="004445C2">
        <w:rPr>
          <w:rFonts w:ascii="Times New Roman" w:hAnsi="Times New Roman" w:cs="Times New Roman"/>
          <w:sz w:val="22"/>
          <w:szCs w:val="22"/>
        </w:rPr>
        <w:t>les</w:t>
      </w:r>
      <w:r w:rsidR="00CB3542">
        <w:rPr>
          <w:rFonts w:ascii="Times New Roman" w:hAnsi="Times New Roman" w:cs="Times New Roman"/>
          <w:sz w:val="22"/>
          <w:szCs w:val="22"/>
        </w:rPr>
        <w:t>dites</w:t>
      </w:r>
      <w:r w:rsidRPr="004445C2">
        <w:rPr>
          <w:rFonts w:ascii="Times New Roman" w:hAnsi="Times New Roman" w:cs="Times New Roman"/>
          <w:sz w:val="22"/>
          <w:szCs w:val="22"/>
        </w:rPr>
        <w:t xml:space="preserve"> pièces accompagnées de la </w:t>
      </w:r>
      <w:r>
        <w:rPr>
          <w:rFonts w:ascii="Times New Roman" w:hAnsi="Times New Roman" w:cs="Times New Roman"/>
          <w:sz w:val="22"/>
          <w:szCs w:val="22"/>
        </w:rPr>
        <w:t>liste.</w:t>
      </w:r>
    </w:p>
    <w:p w14:paraId="45F37FFB" w14:textId="77777777" w:rsidR="00C04396" w:rsidRDefault="00C04396" w:rsidP="00FC5F94">
      <w:pPr>
        <w:pStyle w:val="TM1"/>
        <w:rPr>
          <w:ins w:id="37" w:author="Tatiana BOUET" w:date="2023-02-15T15:27:00Z"/>
        </w:rPr>
      </w:pPr>
    </w:p>
    <w:p w14:paraId="001C04DA" w14:textId="188F210C" w:rsidR="00AB6C7B" w:rsidRPr="00A219E3" w:rsidRDefault="00AB6C7B" w:rsidP="00FC5F94">
      <w:pPr>
        <w:pStyle w:val="TM1"/>
      </w:pPr>
      <w:r w:rsidRPr="00A219E3">
        <w:t>Calendrier</w:t>
      </w:r>
    </w:p>
    <w:p w14:paraId="001C04DB" w14:textId="77777777" w:rsidR="00AB6C7B" w:rsidRPr="00BA6D91" w:rsidRDefault="00AB6C7B" w:rsidP="00AB6C7B">
      <w:pPr>
        <w:pStyle w:val="CorpsdeTexte"/>
        <w:jc w:val="both"/>
        <w:rPr>
          <w:rFonts w:ascii="Times New Roman" w:hAnsi="Times New Roman" w:cs="Times New Roman"/>
          <w:sz w:val="22"/>
          <w:szCs w:val="22"/>
        </w:rPr>
      </w:pPr>
    </w:p>
    <w:p w14:paraId="07E325AE" w14:textId="77777777" w:rsidR="00EB42B9" w:rsidRPr="00902A86" w:rsidRDefault="00EB42B9" w:rsidP="00EB42B9">
      <w:pPr>
        <w:jc w:val="both"/>
        <w:rPr>
          <w:sz w:val="22"/>
          <w:szCs w:val="22"/>
        </w:rPr>
      </w:pPr>
      <w:r w:rsidRPr="00902A86">
        <w:rPr>
          <w:sz w:val="22"/>
          <w:szCs w:val="22"/>
        </w:rPr>
        <w:t>Nos travaux pourront démarrer dès votre acceptation de la présente proposition.</w:t>
      </w:r>
    </w:p>
    <w:p w14:paraId="30294314" w14:textId="77777777" w:rsidR="00EB42B9" w:rsidRPr="00BA6D91" w:rsidRDefault="00EB42B9" w:rsidP="00EB42B9">
      <w:pPr>
        <w:pStyle w:val="CorpsdeTexte"/>
        <w:jc w:val="both"/>
        <w:rPr>
          <w:rFonts w:ascii="Times New Roman" w:hAnsi="Times New Roman" w:cs="Times New Roman"/>
          <w:sz w:val="22"/>
          <w:szCs w:val="22"/>
        </w:rPr>
      </w:pPr>
    </w:p>
    <w:p w14:paraId="39FF18F4" w14:textId="750BF8DE" w:rsidR="00EB42B9" w:rsidRDefault="00EB42B9" w:rsidP="00EB42B9">
      <w:pPr>
        <w:pStyle w:val="CorpsdeTexte"/>
        <w:jc w:val="both"/>
        <w:rPr>
          <w:rFonts w:ascii="Times New Roman" w:hAnsi="Times New Roman" w:cs="Times New Roman"/>
          <w:sz w:val="22"/>
          <w:szCs w:val="22"/>
        </w:rPr>
      </w:pPr>
      <w:r w:rsidRPr="00BA6D91">
        <w:rPr>
          <w:rFonts w:ascii="Times New Roman" w:hAnsi="Times New Roman" w:cs="Times New Roman"/>
          <w:sz w:val="22"/>
          <w:szCs w:val="22"/>
        </w:rPr>
        <w:t xml:space="preserve">A réception complète de l’ensemble des documents sus-énoncés, et des éventuels compléments d’information nécessaires, nous conviendrons </w:t>
      </w:r>
      <w:r w:rsidRPr="0000467C">
        <w:rPr>
          <w:rFonts w:ascii="Times New Roman" w:hAnsi="Times New Roman" w:cs="Times New Roman"/>
          <w:sz w:val="22"/>
          <w:szCs w:val="22"/>
          <w:highlight w:val="yellow"/>
        </w:rPr>
        <w:t>dans un délai de</w:t>
      </w:r>
      <w:r>
        <w:rPr>
          <w:rFonts w:ascii="Times New Roman" w:hAnsi="Times New Roman" w:cs="Times New Roman"/>
          <w:sz w:val="22"/>
          <w:szCs w:val="22"/>
          <w:highlight w:val="yellow"/>
        </w:rPr>
        <w:t xml:space="preserve"> quatre</w:t>
      </w:r>
      <w:r w:rsidRPr="0000467C">
        <w:rPr>
          <w:rFonts w:ascii="Times New Roman" w:hAnsi="Times New Roman" w:cs="Times New Roman"/>
          <w:sz w:val="22"/>
          <w:szCs w:val="22"/>
          <w:highlight w:val="yellow"/>
        </w:rPr>
        <w:t xml:space="preserve"> semaines</w:t>
      </w:r>
      <w:r w:rsidRPr="00BA6D91">
        <w:rPr>
          <w:rFonts w:ascii="Times New Roman" w:hAnsi="Times New Roman" w:cs="Times New Roman"/>
          <w:sz w:val="22"/>
          <w:szCs w:val="22"/>
        </w:rPr>
        <w:t>, d’un rendez-vous de présentation de cet audit</w:t>
      </w:r>
      <w:r w:rsidR="00E1614C">
        <w:rPr>
          <w:rFonts w:ascii="Times New Roman" w:hAnsi="Times New Roman" w:cs="Times New Roman"/>
          <w:sz w:val="22"/>
          <w:szCs w:val="22"/>
        </w:rPr>
        <w:t xml:space="preserve"> et du rapport des préconisations</w:t>
      </w:r>
      <w:r w:rsidRPr="00BA6D91">
        <w:rPr>
          <w:rFonts w:ascii="Times New Roman" w:hAnsi="Times New Roman" w:cs="Times New Roman"/>
          <w:sz w:val="22"/>
          <w:szCs w:val="22"/>
        </w:rPr>
        <w:t>.</w:t>
      </w:r>
      <w:r>
        <w:rPr>
          <w:rFonts w:ascii="Times New Roman" w:hAnsi="Times New Roman" w:cs="Times New Roman"/>
          <w:sz w:val="22"/>
          <w:szCs w:val="22"/>
        </w:rPr>
        <w:t xml:space="preserve"> </w:t>
      </w:r>
    </w:p>
    <w:p w14:paraId="67ACD583" w14:textId="6C87F53A" w:rsidR="00FE12A6" w:rsidRDefault="00FE12A6" w:rsidP="00AB6C7B">
      <w:pPr>
        <w:tabs>
          <w:tab w:val="left" w:pos="7740"/>
        </w:tabs>
        <w:ind w:right="72"/>
        <w:jc w:val="both"/>
        <w:rPr>
          <w:sz w:val="22"/>
          <w:szCs w:val="22"/>
        </w:rPr>
      </w:pPr>
    </w:p>
    <w:p w14:paraId="0B5ABF21" w14:textId="21C6E856" w:rsidR="00FE12A6" w:rsidRDefault="00FE12A6" w:rsidP="00FE12A6">
      <w:pPr>
        <w:tabs>
          <w:tab w:val="left" w:pos="7740"/>
        </w:tabs>
        <w:ind w:right="72"/>
        <w:jc w:val="both"/>
        <w:rPr>
          <w:sz w:val="22"/>
          <w:szCs w:val="22"/>
        </w:rPr>
      </w:pPr>
      <w:r w:rsidRPr="00FE12A6">
        <w:rPr>
          <w:sz w:val="22"/>
          <w:szCs w:val="22"/>
        </w:rPr>
        <w:t>L’entretien de présentation mettra fin à la</w:t>
      </w:r>
      <w:r>
        <w:rPr>
          <w:sz w:val="22"/>
          <w:szCs w:val="22"/>
        </w:rPr>
        <w:t xml:space="preserve"> présente</w:t>
      </w:r>
      <w:r w:rsidRPr="00FE12A6">
        <w:rPr>
          <w:sz w:val="22"/>
          <w:szCs w:val="22"/>
        </w:rPr>
        <w:t xml:space="preserve"> mission.</w:t>
      </w:r>
    </w:p>
    <w:p w14:paraId="689E7866" w14:textId="77777777" w:rsidR="00EE1D4A" w:rsidRDefault="00EE1D4A" w:rsidP="00FE12A6">
      <w:pPr>
        <w:tabs>
          <w:tab w:val="left" w:pos="7740"/>
        </w:tabs>
        <w:ind w:right="72"/>
        <w:jc w:val="both"/>
        <w:rPr>
          <w:sz w:val="22"/>
          <w:szCs w:val="22"/>
        </w:rPr>
      </w:pPr>
    </w:p>
    <w:p w14:paraId="001C04E6" w14:textId="07C8881C" w:rsidR="00AB6C7B" w:rsidRPr="008A4FDA" w:rsidRDefault="00122E37" w:rsidP="00AB6C7B">
      <w:pPr>
        <w:tabs>
          <w:tab w:val="left" w:pos="7740"/>
        </w:tabs>
        <w:ind w:right="72"/>
        <w:rPr>
          <w:b/>
          <w:rPrChange w:id="38" w:author="Tatiana BOUET" w:date="2022-10-20T11:21:00Z">
            <w:rPr>
              <w:b/>
              <w:u w:val="single"/>
            </w:rPr>
          </w:rPrChange>
        </w:rPr>
      </w:pPr>
      <w:r w:rsidRPr="008A4FDA">
        <w:rPr>
          <w:b/>
          <w:rPrChange w:id="39" w:author="Tatiana BOUET" w:date="2022-10-20T11:21:00Z">
            <w:rPr>
              <w:b/>
              <w:u w:val="single"/>
            </w:rPr>
          </w:rPrChange>
        </w:rPr>
        <w:t>Intervenants</w:t>
      </w:r>
    </w:p>
    <w:p w14:paraId="001C04E7" w14:textId="77777777" w:rsidR="00AB6C7B" w:rsidRPr="00D61EEE" w:rsidRDefault="00AB6C7B" w:rsidP="00AB6C7B">
      <w:pPr>
        <w:pStyle w:val="CorpsdeTexte"/>
        <w:jc w:val="both"/>
        <w:rPr>
          <w:rFonts w:ascii="Times New Roman" w:hAnsi="Times New Roman" w:cs="Times New Roman"/>
          <w:sz w:val="22"/>
          <w:szCs w:val="22"/>
        </w:rPr>
      </w:pPr>
    </w:p>
    <w:p w14:paraId="35108B02" w14:textId="1D4B0C0A" w:rsidR="00B00D30" w:rsidRDefault="00A91C61" w:rsidP="00FB6BBF">
      <w:pPr>
        <w:pStyle w:val="CorpsdeTexte"/>
        <w:jc w:val="both"/>
        <w:rPr>
          <w:rFonts w:ascii="Times New Roman" w:hAnsi="Times New Roman" w:cs="Times New Roman"/>
          <w:sz w:val="22"/>
          <w:szCs w:val="22"/>
        </w:rPr>
      </w:pPr>
      <w:r w:rsidRPr="00D61EEE">
        <w:rPr>
          <w:rFonts w:ascii="Times New Roman" w:hAnsi="Times New Roman" w:cs="Times New Roman"/>
          <w:sz w:val="22"/>
          <w:szCs w:val="22"/>
        </w:rPr>
        <w:t>La mission sera conduite par Monsieur</w:t>
      </w:r>
      <w:r>
        <w:rPr>
          <w:rFonts w:ascii="Times New Roman" w:hAnsi="Times New Roman" w:cs="Times New Roman"/>
          <w:sz w:val="22"/>
          <w:szCs w:val="22"/>
        </w:rPr>
        <w:t xml:space="preserve"> Loïc SCHMITT, diplôm</w:t>
      </w:r>
      <w:ins w:id="40" w:author="Loïc SCHMITT" w:date="2022-07-05T07:14:00Z">
        <w:r w:rsidR="00B01A7D">
          <w:rPr>
            <w:rFonts w:ascii="Times New Roman" w:hAnsi="Times New Roman" w:cs="Times New Roman"/>
            <w:sz w:val="22"/>
            <w:szCs w:val="22"/>
          </w:rPr>
          <w:t>é d</w:t>
        </w:r>
      </w:ins>
      <w:ins w:id="41" w:author="Loïc SCHMITT" w:date="2022-07-05T07:15:00Z">
        <w:r w:rsidR="00B01A7D">
          <w:rPr>
            <w:rFonts w:ascii="Times New Roman" w:hAnsi="Times New Roman" w:cs="Times New Roman"/>
            <w:sz w:val="22"/>
            <w:szCs w:val="22"/>
          </w:rPr>
          <w:t>u</w:t>
        </w:r>
      </w:ins>
      <w:ins w:id="42" w:author="Loïc SCHMITT" w:date="2022-07-05T07:14:00Z">
        <w:r w:rsidR="00B01A7D">
          <w:rPr>
            <w:rFonts w:ascii="Times New Roman" w:hAnsi="Times New Roman" w:cs="Times New Roman"/>
            <w:sz w:val="22"/>
            <w:szCs w:val="22"/>
          </w:rPr>
          <w:t xml:space="preserve"> </w:t>
        </w:r>
        <w:proofErr w:type="spellStart"/>
        <w:r w:rsidR="00B01A7D">
          <w:rPr>
            <w:rFonts w:ascii="Times New Roman" w:hAnsi="Times New Roman" w:cs="Times New Roman"/>
            <w:sz w:val="22"/>
            <w:szCs w:val="22"/>
          </w:rPr>
          <w:t>DU</w:t>
        </w:r>
      </w:ins>
      <w:proofErr w:type="spellEnd"/>
      <w:ins w:id="43" w:author="Loïc SCHMITT" w:date="2022-07-05T07:12:00Z">
        <w:r w:rsidR="000C0448">
          <w:rPr>
            <w:rFonts w:ascii="Times New Roman" w:hAnsi="Times New Roman" w:cs="Times New Roman"/>
            <w:sz w:val="22"/>
            <w:szCs w:val="22"/>
          </w:rPr>
          <w:t xml:space="preserve"> </w:t>
        </w:r>
      </w:ins>
      <w:r w:rsidR="0046307A">
        <w:rPr>
          <w:rFonts w:ascii="Times New Roman" w:hAnsi="Times New Roman" w:cs="Times New Roman"/>
          <w:sz w:val="22"/>
          <w:szCs w:val="22"/>
        </w:rPr>
        <w:t xml:space="preserve">Expert </w:t>
      </w:r>
      <w:r>
        <w:rPr>
          <w:rFonts w:ascii="Times New Roman" w:hAnsi="Times New Roman" w:cs="Times New Roman"/>
          <w:sz w:val="22"/>
          <w:szCs w:val="22"/>
        </w:rPr>
        <w:t>en Gestion de Patrimoine</w:t>
      </w:r>
      <w:r w:rsidR="00FB6BBF">
        <w:rPr>
          <w:rFonts w:ascii="Times New Roman" w:hAnsi="Times New Roman" w:cs="Times New Roman"/>
          <w:sz w:val="22"/>
          <w:szCs w:val="22"/>
        </w:rPr>
        <w:t xml:space="preserve"> </w:t>
      </w:r>
      <w:r w:rsidR="00FB6BBF" w:rsidRPr="00FB6BBF">
        <w:rPr>
          <w:rFonts w:ascii="Times New Roman" w:hAnsi="Times New Roman" w:cs="Times New Roman"/>
          <w:sz w:val="22"/>
          <w:szCs w:val="22"/>
        </w:rPr>
        <w:t>avec l’intervention de</w:t>
      </w:r>
      <w:r w:rsidR="00B00D30">
        <w:rPr>
          <w:rFonts w:ascii="Times New Roman" w:hAnsi="Times New Roman" w:cs="Times New Roman"/>
          <w:sz w:val="22"/>
          <w:szCs w:val="22"/>
        </w:rPr>
        <w:t xml:space="preserve"> : </w:t>
      </w:r>
    </w:p>
    <w:p w14:paraId="0936347E" w14:textId="77777777" w:rsidR="00FC5F94" w:rsidRDefault="00FC5F94" w:rsidP="00FC5F94">
      <w:pPr>
        <w:rPr>
          <w:ins w:id="44" w:author="Tatiana BOUET" w:date="2024-04-04T14:17:00Z"/>
        </w:rPr>
      </w:pPr>
      <w:ins w:id="45" w:author="Tatiana BOUET" w:date="2024-04-04T14:17:00Z">
        <w:r>
          <w:rPr>
            <w:sz w:val="22"/>
            <w:szCs w:val="22"/>
          </w:rPr>
          <w:t>Madame Lina LOUAHLA</w:t>
        </w:r>
        <w:r w:rsidRPr="00FB6BBF">
          <w:rPr>
            <w:sz w:val="22"/>
            <w:szCs w:val="22"/>
          </w:rPr>
          <w:t xml:space="preserve">, </w:t>
        </w:r>
        <w:r>
          <w:rPr>
            <w:sz w:val="22"/>
            <w:szCs w:val="22"/>
          </w:rPr>
          <w:t>I</w:t>
        </w:r>
        <w:r w:rsidRPr="00FB6BBF">
          <w:rPr>
            <w:sz w:val="22"/>
            <w:szCs w:val="22"/>
          </w:rPr>
          <w:t xml:space="preserve">ngénieur </w:t>
        </w:r>
        <w:r>
          <w:rPr>
            <w:sz w:val="22"/>
            <w:szCs w:val="22"/>
          </w:rPr>
          <w:t>P</w:t>
        </w:r>
        <w:r w:rsidRPr="00FB6BBF">
          <w:rPr>
            <w:sz w:val="22"/>
            <w:szCs w:val="22"/>
          </w:rPr>
          <w:t xml:space="preserve">atrimonial titulaire d’un Master II </w:t>
        </w:r>
        <w:r>
          <w:rPr>
            <w:sz w:val="22"/>
            <w:szCs w:val="22"/>
          </w:rPr>
          <w:t>Banque et Finance.</w:t>
        </w:r>
      </w:ins>
    </w:p>
    <w:p w14:paraId="66AE9661" w14:textId="49817626" w:rsidR="00B00D30" w:rsidDel="00F509EB" w:rsidRDefault="00FB6BBF">
      <w:pPr>
        <w:pStyle w:val="TM1"/>
        <w:rPr>
          <w:del w:id="46" w:author="Tatiana BOUET" w:date="2023-02-14T11:17:00Z"/>
        </w:rPr>
        <w:pPrChange w:id="47" w:author="Tatiana BOUET" w:date="2024-04-04T14:17:00Z">
          <w:pPr>
            <w:pStyle w:val="CorpsdeTexte"/>
            <w:jc w:val="both"/>
          </w:pPr>
        </w:pPrChange>
      </w:pPr>
      <w:del w:id="48" w:author="Tatiana BOUET" w:date="2024-04-04T14:17:00Z">
        <w:r w:rsidRPr="00FB6BBF" w:rsidDel="00FC5F94">
          <w:delText>Monsieur Florent LEBOULANGER, ingénieur patrimonial titulaire d’un Master II d’ingénierie juridique et fiscale du patrimoine</w:delText>
        </w:r>
      </w:del>
      <w:del w:id="49" w:author="Tatiana BOUET" w:date="2023-02-14T11:17:00Z">
        <w:r w:rsidR="00483744" w:rsidDel="00F509EB">
          <w:delText xml:space="preserve"> </w:delText>
        </w:r>
      </w:del>
    </w:p>
    <w:p w14:paraId="16D40C6D" w14:textId="3FB0CE79" w:rsidR="00FB6BBF" w:rsidDel="00F509EB" w:rsidRDefault="00483744">
      <w:pPr>
        <w:pStyle w:val="TM1"/>
        <w:rPr>
          <w:del w:id="50" w:author="Tatiana BOUET" w:date="2023-02-14T11:17:00Z"/>
        </w:rPr>
        <w:pPrChange w:id="51" w:author="Tatiana BOUET" w:date="2024-04-04T14:17:00Z">
          <w:pPr>
            <w:pStyle w:val="CorpsdeTexte"/>
            <w:jc w:val="both"/>
          </w:pPr>
        </w:pPrChange>
      </w:pPr>
      <w:del w:id="52" w:author="Tatiana BOUET" w:date="2023-02-14T11:17:00Z">
        <w:r w:rsidDel="00F509EB">
          <w:delText xml:space="preserve">Madame Lina LOUAHLA, Ingénieur Patrimonial Junior, titulaire d’un </w:delText>
        </w:r>
        <w:r w:rsidR="00C648DB" w:rsidDel="00F509EB">
          <w:delText>Master II Banque et Finance</w:delText>
        </w:r>
        <w:r w:rsidR="00FB6BBF" w:rsidRPr="00FB6BBF" w:rsidDel="00F509EB">
          <w:delText>.</w:delText>
        </w:r>
      </w:del>
    </w:p>
    <w:p w14:paraId="271D6AB9" w14:textId="77777777" w:rsidR="00D46183" w:rsidRDefault="00D46183" w:rsidP="00FC5F94">
      <w:pPr>
        <w:pStyle w:val="TM1"/>
        <w:rPr>
          <w:ins w:id="53" w:author="Tatiana BOUET" w:date="2023-02-15T15:27:00Z"/>
        </w:rPr>
      </w:pPr>
    </w:p>
    <w:p w14:paraId="3795B02A" w14:textId="06773AF5" w:rsidR="00122E37" w:rsidRPr="00A219E3" w:rsidRDefault="00122E37" w:rsidP="00FC5F94">
      <w:pPr>
        <w:pStyle w:val="TM1"/>
      </w:pPr>
      <w:r w:rsidRPr="00A219E3">
        <w:t>Honoraires</w:t>
      </w:r>
    </w:p>
    <w:p w14:paraId="0493FCD1" w14:textId="77777777" w:rsidR="00122E37" w:rsidRPr="00485C5D" w:rsidRDefault="00122E37" w:rsidP="00122E37">
      <w:pPr>
        <w:pStyle w:val="CorpsdeTexte"/>
        <w:jc w:val="both"/>
        <w:rPr>
          <w:rFonts w:ascii="Times New Roman" w:hAnsi="Times New Roman" w:cs="Times New Roman"/>
          <w:sz w:val="22"/>
          <w:szCs w:val="22"/>
        </w:rPr>
      </w:pPr>
    </w:p>
    <w:p w14:paraId="3C567FA5" w14:textId="77777777" w:rsidR="00122E37" w:rsidRPr="00B117A2" w:rsidRDefault="00122E37" w:rsidP="00122E37">
      <w:pPr>
        <w:pStyle w:val="CorpsdeTexte"/>
        <w:jc w:val="both"/>
        <w:rPr>
          <w:rFonts w:ascii="Times New Roman" w:hAnsi="Times New Roman" w:cs="Times New Roman"/>
          <w:b/>
          <w:sz w:val="22"/>
          <w:szCs w:val="22"/>
        </w:rPr>
      </w:pPr>
      <w:r w:rsidRPr="00B117A2">
        <w:rPr>
          <w:rFonts w:ascii="Times New Roman" w:hAnsi="Times New Roman" w:cs="Times New Roman"/>
          <w:sz w:val="22"/>
          <w:szCs w:val="22"/>
        </w:rPr>
        <w:t xml:space="preserve">Pour la mission précédemment définie au paragraphe « notre intervention », et compte tenu du degré de complexité de votre dossier que nous avons pu cerner dans ses grandes lignes lors de notre entretien, nos honoraires forfaitaires sont fixés à {MONTANT}.</w:t>
      </w:r>
      <w:r>
        <w:rPr>
          <w:rFonts w:ascii="Times New Roman" w:hAnsi="Times New Roman" w:cs="Times New Roman"/>
          <w:b/>
          <w:sz w:val="22"/>
          <w:szCs w:val="22"/>
        </w:rPr>
        <w:t xml:space="preserve"/>
      </w:r>
      <w:r w:rsidRPr="00B117A2">
        <w:rPr>
          <w:rFonts w:ascii="Times New Roman" w:hAnsi="Times New Roman" w:cs="Times New Roman"/>
          <w:b/>
          <w:sz w:val="22"/>
          <w:szCs w:val="22"/>
        </w:rPr>
        <w:t xml:space="preserve"/>
      </w:r>
      <w:r w:rsidRPr="000D27B1">
        <w:rPr>
          <w:rFonts w:ascii="Times New Roman" w:hAnsi="Times New Roman" w:cs="Times New Roman"/>
          <w:b/>
          <w:sz w:val="22"/>
          <w:szCs w:val="22"/>
          <w:highlight w:val="yellow"/>
        </w:rPr>
        <w:t xml:space="preserve"/>
      </w:r>
      <w:r w:rsidRPr="00B117A2">
        <w:rPr>
          <w:rFonts w:ascii="Times New Roman" w:hAnsi="Times New Roman" w:cs="Times New Roman"/>
          <w:b/>
          <w:sz w:val="22"/>
          <w:szCs w:val="22"/>
        </w:rPr>
        <w:t xml:space="preserve"/>
      </w:r>
    </w:p>
    <w:p w14:paraId="5D6BACBD" w14:textId="77777777" w:rsidR="00122E37" w:rsidRPr="00485C5D" w:rsidRDefault="00122E37" w:rsidP="00122E37">
      <w:pPr>
        <w:pStyle w:val="CorpsdeTexte"/>
        <w:jc w:val="both"/>
        <w:rPr>
          <w:rFonts w:ascii="Times New Roman" w:hAnsi="Times New Roman" w:cs="Times New Roman"/>
          <w:sz w:val="22"/>
          <w:szCs w:val="22"/>
        </w:rPr>
      </w:pPr>
    </w:p>
    <w:p w14:paraId="06CEB9A9" w14:textId="77777777" w:rsidR="00122E37" w:rsidRDefault="00122E37" w:rsidP="00122E37">
      <w:pPr>
        <w:pStyle w:val="CorpsdeTexte"/>
        <w:jc w:val="both"/>
        <w:rPr>
          <w:rFonts w:ascii="Times New Roman" w:hAnsi="Times New Roman" w:cs="Times New Roman"/>
          <w:sz w:val="22"/>
          <w:szCs w:val="22"/>
        </w:rPr>
      </w:pPr>
      <w:r w:rsidRPr="00485C5D">
        <w:rPr>
          <w:rFonts w:ascii="Times New Roman" w:hAnsi="Times New Roman" w:cs="Times New Roman"/>
          <w:sz w:val="22"/>
          <w:szCs w:val="22"/>
        </w:rPr>
        <w:t xml:space="preserve">Le paiement sera effectué </w:t>
      </w:r>
      <w:r>
        <w:rPr>
          <w:rFonts w:ascii="Times New Roman" w:hAnsi="Times New Roman" w:cs="Times New Roman"/>
          <w:sz w:val="22"/>
          <w:szCs w:val="22"/>
        </w:rPr>
        <w:t xml:space="preserve">au profit de </w:t>
      </w:r>
      <w:r w:rsidRPr="000D27B1">
        <w:rPr>
          <w:rFonts w:ascii="Times New Roman" w:hAnsi="Times New Roman" w:cs="Times New Roman"/>
          <w:b/>
          <w:bCs/>
          <w:sz w:val="22"/>
          <w:szCs w:val="22"/>
        </w:rPr>
        <w:t>CONRAD CONSEIL</w:t>
      </w:r>
      <w:r>
        <w:rPr>
          <w:rFonts w:ascii="Times New Roman" w:hAnsi="Times New Roman" w:cs="Times New Roman"/>
          <w:sz w:val="22"/>
          <w:szCs w:val="22"/>
        </w:rPr>
        <w:t xml:space="preserve"> </w:t>
      </w:r>
      <w:r w:rsidRPr="00485C5D">
        <w:rPr>
          <w:rFonts w:ascii="Times New Roman" w:hAnsi="Times New Roman" w:cs="Times New Roman"/>
          <w:sz w:val="22"/>
          <w:szCs w:val="22"/>
        </w:rPr>
        <w:t>selon les modalités suivantes :</w:t>
      </w:r>
    </w:p>
    <w:p w14:paraId="43B54A8E" w14:textId="53221FCD" w:rsidR="00122E37" w:rsidRDefault="00122E37" w:rsidP="00676534">
      <w:pPr>
        <w:pStyle w:val="CorpsdeTexte"/>
        <w:numPr>
          <w:ilvl w:val="0"/>
          <w:numId w:val="4"/>
        </w:numPr>
        <w:jc w:val="both"/>
        <w:rPr>
          <w:rFonts w:ascii="Times New Roman" w:hAnsi="Times New Roman" w:cs="Times New Roman"/>
          <w:sz w:val="22"/>
          <w:szCs w:val="22"/>
        </w:rPr>
      </w:pPr>
      <w:r>
        <w:rPr>
          <w:rFonts w:ascii="Times New Roman" w:hAnsi="Times New Roman" w:cs="Times New Roman"/>
          <w:sz w:val="22"/>
          <w:szCs w:val="22"/>
        </w:rPr>
        <w:t xml:space="preserve">30% du montant </w:t>
      </w:r>
      <w:del w:id="54" w:author="Tatiana BOUET" w:date="2022-10-20T11:24:00Z">
        <w:r w:rsidRPr="00485C5D" w:rsidDel="00583EBE">
          <w:rPr>
            <w:rFonts w:ascii="Times New Roman" w:hAnsi="Times New Roman" w:cs="Times New Roman"/>
            <w:sz w:val="22"/>
            <w:szCs w:val="22"/>
          </w:rPr>
          <w:delText xml:space="preserve"> </w:delText>
        </w:r>
      </w:del>
      <w:r w:rsidRPr="00485C5D">
        <w:rPr>
          <w:rFonts w:ascii="Times New Roman" w:hAnsi="Times New Roman" w:cs="Times New Roman"/>
          <w:sz w:val="22"/>
          <w:szCs w:val="22"/>
        </w:rPr>
        <w:t xml:space="preserve">TTC, lors </w:t>
      </w:r>
      <w:r>
        <w:rPr>
          <w:rFonts w:ascii="Times New Roman" w:hAnsi="Times New Roman" w:cs="Times New Roman"/>
          <w:sz w:val="22"/>
          <w:szCs w:val="22"/>
        </w:rPr>
        <w:t>de la signature de la présente Lettre de Mission</w:t>
      </w:r>
      <w:r w:rsidRPr="00485C5D">
        <w:rPr>
          <w:rFonts w:ascii="Times New Roman" w:hAnsi="Times New Roman" w:cs="Times New Roman"/>
          <w:sz w:val="22"/>
          <w:szCs w:val="22"/>
        </w:rPr>
        <w:t xml:space="preserve">, avec délivrance d’une </w:t>
      </w:r>
      <w:r>
        <w:rPr>
          <w:rFonts w:ascii="Times New Roman" w:hAnsi="Times New Roman" w:cs="Times New Roman"/>
          <w:sz w:val="22"/>
          <w:szCs w:val="22"/>
        </w:rPr>
        <w:t>facture ;</w:t>
      </w:r>
    </w:p>
    <w:p w14:paraId="409E4489" w14:textId="77777777" w:rsidR="00122E37" w:rsidRDefault="00122E37" w:rsidP="00676534">
      <w:pPr>
        <w:pStyle w:val="CorpsdeTexte"/>
        <w:numPr>
          <w:ilvl w:val="0"/>
          <w:numId w:val="4"/>
        </w:numPr>
        <w:jc w:val="both"/>
        <w:rPr>
          <w:ins w:id="55" w:author="Tatiana BOUET" w:date="2023-11-23T13:17:00Z"/>
          <w:rFonts w:ascii="Times New Roman" w:hAnsi="Times New Roman" w:cs="Times New Roman"/>
          <w:sz w:val="22"/>
          <w:szCs w:val="22"/>
        </w:rPr>
      </w:pPr>
      <w:r>
        <w:rPr>
          <w:rFonts w:ascii="Times New Roman" w:hAnsi="Times New Roman" w:cs="Times New Roman"/>
          <w:sz w:val="22"/>
          <w:szCs w:val="22"/>
        </w:rPr>
        <w:t xml:space="preserve">Le solde du montant </w:t>
      </w:r>
      <w:r w:rsidRPr="00485C5D">
        <w:rPr>
          <w:rFonts w:ascii="Times New Roman" w:hAnsi="Times New Roman" w:cs="Times New Roman"/>
          <w:sz w:val="22"/>
          <w:szCs w:val="22"/>
        </w:rPr>
        <w:t xml:space="preserve">TTC, lors du rendez-vous de synthèse de la mission, avec délivrance d’une </w:t>
      </w:r>
      <w:r>
        <w:rPr>
          <w:rFonts w:ascii="Times New Roman" w:hAnsi="Times New Roman" w:cs="Times New Roman"/>
          <w:sz w:val="22"/>
          <w:szCs w:val="22"/>
        </w:rPr>
        <w:t>facture</w:t>
      </w:r>
      <w:r w:rsidRPr="00485C5D">
        <w:rPr>
          <w:rFonts w:ascii="Times New Roman" w:hAnsi="Times New Roman" w:cs="Times New Roman"/>
          <w:sz w:val="22"/>
          <w:szCs w:val="22"/>
        </w:rPr>
        <w:t>.</w:t>
      </w:r>
    </w:p>
    <w:p w14:paraId="7EC05344" w14:textId="77777777" w:rsidR="00CC0824" w:rsidRDefault="00CC0824" w:rsidP="00CC0824">
      <w:pPr>
        <w:pStyle w:val="CorpsdeTexte"/>
        <w:jc w:val="both"/>
        <w:rPr>
          <w:ins w:id="56" w:author="Tatiana BOUET" w:date="2023-11-23T13:17:00Z"/>
          <w:rFonts w:ascii="Times New Roman" w:hAnsi="Times New Roman" w:cs="Times New Roman"/>
          <w:sz w:val="22"/>
          <w:szCs w:val="22"/>
        </w:rPr>
      </w:pPr>
    </w:p>
    <w:p w14:paraId="0399F01E" w14:textId="77777777" w:rsidR="00CC0824" w:rsidRPr="00FC7F55" w:rsidRDefault="00CC0824" w:rsidP="00CC0824">
      <w:pPr>
        <w:rPr>
          <w:ins w:id="57" w:author="Tatiana BOUET" w:date="2023-11-23T13:17:00Z"/>
          <w:sz w:val="22"/>
          <w:szCs w:val="22"/>
          <w:lang w:eastAsia="fr-FR"/>
        </w:rPr>
      </w:pPr>
      <w:ins w:id="58" w:author="Tatiana BOUET" w:date="2023-11-23T13:17:00Z">
        <w:r>
          <w:rPr>
            <w:sz w:val="22"/>
            <w:szCs w:val="22"/>
            <w:lang w:eastAsia="fr-FR"/>
          </w:rPr>
          <w:t xml:space="preserve">Notre offre, constituée par la présente lettre de mission, a une validité d’un mois à compter de sa date de transmission, soit le {VALIDITE}. Au-delà, nous ne sommes plus tenues par notre offre.</w:t>
        </w:r>
        <w:r w:rsidRPr="00FC7F55">
          <w:rPr>
            <w:sz w:val="22"/>
            <w:szCs w:val="22"/>
            <w:lang w:eastAsia="fr-FR"/>
          </w:rPr>
          <w:t xml:space="preserve"/>
        </w:r>
        <w:r>
          <w:rPr>
            <w:sz w:val="22"/>
            <w:szCs w:val="22"/>
            <w:lang w:eastAsia="fr-FR"/>
          </w:rPr>
          <w:t xml:space="preserve"/>
        </w:r>
        <w:r w:rsidRPr="00FC7F55">
          <w:rPr>
            <w:sz w:val="22"/>
            <w:szCs w:val="22"/>
            <w:lang w:eastAsia="fr-FR"/>
          </w:rPr>
          <w:t xml:space="preserve"/>
        </w:r>
        <w:r w:rsidRPr="007C2F6F">
          <w:rPr>
            <w:sz w:val="22"/>
            <w:szCs w:val="22"/>
            <w:highlight w:val="yellow"/>
            <w:lang w:eastAsia="fr-FR"/>
          </w:rPr>
          <w:t xml:space="preserve"/>
        </w:r>
        <w:r w:rsidRPr="00FC7F55">
          <w:rPr>
            <w:sz w:val="22"/>
            <w:szCs w:val="22"/>
            <w:lang w:eastAsia="fr-FR"/>
          </w:rPr>
          <w:t xml:space="preserve"/>
        </w:r>
        <w:r>
          <w:rPr>
            <w:sz w:val="22"/>
            <w:szCs w:val="22"/>
            <w:lang w:eastAsia="fr-FR"/>
          </w:rPr>
          <w:t xml:space="preserve"/>
        </w:r>
        <w:r w:rsidRPr="00FC7F55">
          <w:rPr>
            <w:sz w:val="22"/>
            <w:szCs w:val="22"/>
            <w:lang w:eastAsia="fr-FR"/>
          </w:rPr>
          <w:t xml:space="preserve"/>
        </w:r>
        <w:r>
          <w:rPr>
            <w:sz w:val="22"/>
            <w:szCs w:val="22"/>
            <w:lang w:eastAsia="fr-FR"/>
          </w:rPr>
          <w:t xml:space="preserve"/>
        </w:r>
        <w:r w:rsidRPr="00FC7F55">
          <w:rPr>
            <w:sz w:val="22"/>
            <w:szCs w:val="22"/>
            <w:lang w:eastAsia="fr-FR"/>
          </w:rPr>
          <w:t xml:space="preserve"/>
        </w:r>
        <w:r>
          <w:rPr>
            <w:sz w:val="22"/>
            <w:szCs w:val="22"/>
            <w:lang w:eastAsia="fr-FR"/>
          </w:rPr>
          <w:t xml:space="preserve"/>
        </w:r>
        <w:r w:rsidRPr="00FC7F55">
          <w:rPr>
            <w:sz w:val="22"/>
            <w:szCs w:val="22"/>
            <w:lang w:eastAsia="fr-FR"/>
          </w:rPr>
          <w:t xml:space="preserve"/>
        </w:r>
      </w:ins>
    </w:p>
    <w:p w14:paraId="24EE8851" w14:textId="77777777" w:rsidR="003F30A1" w:rsidRDefault="003F30A1" w:rsidP="003F30A1">
      <w:pPr>
        <w:pStyle w:val="CorpsdeTexte"/>
        <w:jc w:val="both"/>
        <w:rPr>
          <w:ins w:id="59" w:author="Tatiana BOUET" w:date="2022-10-27T10:17:00Z"/>
          <w:rFonts w:ascii="Times New Roman" w:hAnsi="Times New Roman" w:cs="Times New Roman"/>
          <w:sz w:val="22"/>
          <w:szCs w:val="22"/>
        </w:rPr>
      </w:pPr>
    </w:p>
    <w:p w14:paraId="7BA178BF" w14:textId="77777777" w:rsidR="003F30A1" w:rsidRPr="0076182A" w:rsidRDefault="003F30A1" w:rsidP="003F30A1">
      <w:pPr>
        <w:pStyle w:val="CorpsdeTexte"/>
        <w:jc w:val="both"/>
        <w:rPr>
          <w:ins w:id="60" w:author="Tatiana BOUET" w:date="2022-10-27T10:17:00Z"/>
          <w:rFonts w:ascii="Times New Roman" w:hAnsi="Times New Roman" w:cs="Times New Roman"/>
          <w:color w:val="000000" w:themeColor="text1"/>
          <w:sz w:val="22"/>
          <w:szCs w:val="22"/>
        </w:rPr>
      </w:pPr>
    </w:p>
    <w:tbl>
      <w:tblPr>
        <w:tblStyle w:val="Tableausimple3"/>
        <w:tblW w:w="9072" w:type="dxa"/>
        <w:jc w:val="center"/>
        <w:tblLook w:val="04A0" w:firstRow="1" w:lastRow="0" w:firstColumn="1" w:lastColumn="0" w:noHBand="0" w:noVBand="1"/>
        <w:tblPrChange w:id="61" w:author="Tatiana BOUET" w:date="2023-02-15T15:29:00Z">
          <w:tblPr>
            <w:tblStyle w:val="Tableausimple3"/>
            <w:tblW w:w="9072" w:type="dxa"/>
            <w:jc w:val="center"/>
            <w:tblLook w:val="04A0" w:firstRow="1" w:lastRow="0" w:firstColumn="1" w:lastColumn="0" w:noHBand="0" w:noVBand="1"/>
          </w:tblPr>
        </w:tblPrChange>
      </w:tblPr>
      <w:tblGrid>
        <w:gridCol w:w="5776"/>
        <w:gridCol w:w="3296"/>
        <w:tblGridChange w:id="62">
          <w:tblGrid>
            <w:gridCol w:w="5063"/>
            <w:gridCol w:w="713"/>
            <w:gridCol w:w="3296"/>
          </w:tblGrid>
        </w:tblGridChange>
      </w:tblGrid>
      <w:tr w:rsidR="003F30A1" w14:paraId="6757E835" w14:textId="77777777" w:rsidTr="000F4C9E">
        <w:trPr>
          <w:cnfStyle w:val="100000000000" w:firstRow="1" w:lastRow="0" w:firstColumn="0" w:lastColumn="0" w:oddVBand="0" w:evenVBand="0" w:oddHBand="0" w:evenHBand="0" w:firstRowFirstColumn="0" w:firstRowLastColumn="0" w:lastRowFirstColumn="0" w:lastRowLastColumn="0"/>
          <w:trHeight w:val="465"/>
          <w:jc w:val="center"/>
          <w:ins w:id="63" w:author="Tatiana BOUET" w:date="2022-10-27T10:17:00Z"/>
          <w:trPrChange w:id="64" w:author="Tatiana BOUET" w:date="2023-02-15T15:29:00Z">
            <w:trPr>
              <w:trHeight w:val="465"/>
              <w:jc w:val="center"/>
            </w:trPr>
          </w:trPrChange>
        </w:trPr>
        <w:tc>
          <w:tcPr>
            <w:cnfStyle w:val="001000000100" w:firstRow="0" w:lastRow="0" w:firstColumn="1" w:lastColumn="0" w:oddVBand="0" w:evenVBand="0" w:oddHBand="0" w:evenHBand="0" w:firstRowFirstColumn="1" w:firstRowLastColumn="0" w:lastRowFirstColumn="0" w:lastRowLastColumn="0"/>
            <w:tcW w:w="0" w:type="dxa"/>
            <w:vAlign w:val="center"/>
            <w:tcPrChange w:id="65" w:author="Tatiana BOUET" w:date="2023-02-15T15:29:00Z">
              <w:tcPr>
                <w:tcW w:w="0" w:type="dxa"/>
              </w:tcPr>
            </w:tcPrChange>
          </w:tcPr>
          <w:p w14:paraId="7CA22275" w14:textId="77777777" w:rsidR="003F30A1" w:rsidRPr="00AE0CE5" w:rsidRDefault="003F30A1" w:rsidP="000F4C9E">
            <w:pPr>
              <w:tabs>
                <w:tab w:val="left" w:pos="1064"/>
              </w:tabs>
              <w:ind w:right="-112"/>
              <w:jc w:val="center"/>
              <w:cnfStyle w:val="101000000100" w:firstRow="1" w:lastRow="0" w:firstColumn="1" w:lastColumn="0" w:oddVBand="0" w:evenVBand="0" w:oddHBand="0" w:evenHBand="0" w:firstRowFirstColumn="1" w:firstRowLastColumn="0" w:lastRowFirstColumn="0" w:lastRowLastColumn="0"/>
              <w:rPr>
                <w:ins w:id="66" w:author="Tatiana BOUET" w:date="2022-10-27T10:17:00Z"/>
                <w:sz w:val="22"/>
                <w:szCs w:val="22"/>
              </w:rPr>
            </w:pPr>
            <w:ins w:id="67" w:author="Tatiana BOUET" w:date="2022-10-27T10:17:00Z">
              <w:r w:rsidRPr="00AE0CE5">
                <w:rPr>
                  <w:sz w:val="22"/>
                  <w:szCs w:val="22"/>
                </w:rPr>
                <w:t>Nature de la prestation</w:t>
              </w:r>
            </w:ins>
          </w:p>
        </w:tc>
        <w:tc>
          <w:tcPr>
            <w:tcW w:w="0" w:type="dxa"/>
            <w:vAlign w:val="center"/>
            <w:tcPrChange w:id="68" w:author="Tatiana BOUET" w:date="2023-02-15T15:29:00Z">
              <w:tcPr>
                <w:tcW w:w="1894" w:type="dxa"/>
                <w:gridSpan w:val="2"/>
              </w:tcPr>
            </w:tcPrChange>
          </w:tcPr>
          <w:p w14:paraId="7310D212" w14:textId="77777777" w:rsidR="003F30A1" w:rsidRPr="00AE0CE5" w:rsidRDefault="003F30A1" w:rsidP="000F4C9E">
            <w:pPr>
              <w:tabs>
                <w:tab w:val="left" w:pos="1064"/>
              </w:tabs>
              <w:ind w:right="-112"/>
              <w:jc w:val="center"/>
              <w:cnfStyle w:val="100000000000" w:firstRow="1" w:lastRow="0" w:firstColumn="0" w:lastColumn="0" w:oddVBand="0" w:evenVBand="0" w:oddHBand="0" w:evenHBand="0" w:firstRowFirstColumn="0" w:firstRowLastColumn="0" w:lastRowFirstColumn="0" w:lastRowLastColumn="0"/>
              <w:rPr>
                <w:ins w:id="69" w:author="Tatiana BOUET" w:date="2022-10-27T10:17:00Z"/>
                <w:sz w:val="22"/>
                <w:szCs w:val="22"/>
              </w:rPr>
            </w:pPr>
            <w:ins w:id="70" w:author="Tatiana BOUET" w:date="2022-10-27T10:17:00Z">
              <w:r w:rsidRPr="00AE0CE5">
                <w:rPr>
                  <w:sz w:val="22"/>
                  <w:szCs w:val="22"/>
                </w:rPr>
                <w:t>Montant HT</w:t>
              </w:r>
            </w:ins>
          </w:p>
        </w:tc>
      </w:tr>
      <w:tr w:rsidR="003F30A1" w:rsidRPr="009A08CA" w14:paraId="378C2DA5" w14:textId="77777777" w:rsidTr="000F4C9E">
        <w:trPr>
          <w:cnfStyle w:val="000000100000" w:firstRow="0" w:lastRow="0" w:firstColumn="0" w:lastColumn="0" w:oddVBand="0" w:evenVBand="0" w:oddHBand="1" w:evenHBand="0" w:firstRowFirstColumn="0" w:firstRowLastColumn="0" w:lastRowFirstColumn="0" w:lastRowLastColumn="0"/>
          <w:trHeight w:val="394"/>
          <w:jc w:val="center"/>
          <w:ins w:id="71" w:author="Tatiana BOUET" w:date="2022-10-27T10:17:00Z"/>
          <w:trPrChange w:id="72" w:author="Tatiana BOUET" w:date="2023-02-15T15:29:00Z">
            <w:trPr>
              <w:trHeight w:val="394"/>
              <w:jc w:val="center"/>
            </w:trPr>
          </w:trPrChange>
        </w:trPr>
        <w:tc>
          <w:tcPr>
            <w:cnfStyle w:val="001000000000" w:firstRow="0" w:lastRow="0" w:firstColumn="1" w:lastColumn="0" w:oddVBand="0" w:evenVBand="0" w:oddHBand="0" w:evenHBand="0" w:firstRowFirstColumn="0" w:firstRowLastColumn="0" w:lastRowFirstColumn="0" w:lastRowLastColumn="0"/>
            <w:tcW w:w="0" w:type="dxa"/>
            <w:vAlign w:val="center"/>
            <w:tcPrChange w:id="73" w:author="Tatiana BOUET" w:date="2023-02-15T15:29:00Z">
              <w:tcPr>
                <w:tcW w:w="0" w:type="dxa"/>
              </w:tcPr>
            </w:tcPrChange>
          </w:tcPr>
          <w:p w14:paraId="32743A35" w14:textId="77777777" w:rsidR="003F30A1" w:rsidRPr="00AE0CE5" w:rsidRDefault="003F30A1" w:rsidP="000F4C9E">
            <w:pPr>
              <w:tabs>
                <w:tab w:val="left" w:pos="1064"/>
              </w:tabs>
              <w:ind w:right="-567"/>
              <w:cnfStyle w:val="001000100000" w:firstRow="0" w:lastRow="0" w:firstColumn="1" w:lastColumn="0" w:oddVBand="0" w:evenVBand="0" w:oddHBand="1" w:evenHBand="0" w:firstRowFirstColumn="0" w:firstRowLastColumn="0" w:lastRowFirstColumn="0" w:lastRowLastColumn="0"/>
              <w:rPr>
                <w:ins w:id="74" w:author="Tatiana BOUET" w:date="2022-10-27T10:17:00Z"/>
                <w:b w:val="0"/>
                <w:bCs w:val="0"/>
                <w:sz w:val="22"/>
                <w:szCs w:val="22"/>
              </w:rPr>
            </w:pPr>
            <w:ins w:id="75" w:author="Tatiana BOUET" w:date="2022-10-27T10:17:00Z">
              <w:r w:rsidRPr="00AE0CE5">
                <w:rPr>
                  <w:b w:val="0"/>
                  <w:bCs w:val="0"/>
                  <w:sz w:val="22"/>
                  <w:szCs w:val="22"/>
                </w:rPr>
                <w:t>Régime matrimonial</w:t>
              </w:r>
            </w:ins>
          </w:p>
        </w:tc>
        <w:tc>
          <w:tcPr>
            <w:tcW w:w="0" w:type="dxa"/>
            <w:vAlign w:val="center"/>
            <w:tcPrChange w:id="76" w:author="Tatiana BOUET" w:date="2023-02-15T15:29:00Z">
              <w:tcPr>
                <w:tcW w:w="1894" w:type="dxa"/>
                <w:gridSpan w:val="2"/>
              </w:tcPr>
            </w:tcPrChange>
          </w:tcPr>
          <w:p w14:paraId="2FE9CDE2" w14:textId="77777777" w:rsidR="003F30A1" w:rsidRPr="00AE0CE5" w:rsidRDefault="003F30A1" w:rsidP="000F4C9E">
            <w:pPr>
              <w:tabs>
                <w:tab w:val="left" w:pos="1064"/>
              </w:tabs>
              <w:ind w:right="-112"/>
              <w:jc w:val="center"/>
              <w:cnfStyle w:val="000000100000" w:firstRow="0" w:lastRow="0" w:firstColumn="0" w:lastColumn="0" w:oddVBand="0" w:evenVBand="0" w:oddHBand="1" w:evenHBand="0" w:firstRowFirstColumn="0" w:firstRowLastColumn="0" w:lastRowFirstColumn="0" w:lastRowLastColumn="0"/>
              <w:rPr>
                <w:ins w:id="77" w:author="Tatiana BOUET" w:date="2022-10-27T10:17:00Z"/>
                <w:sz w:val="22"/>
                <w:szCs w:val="22"/>
              </w:rPr>
            </w:pPr>
            <w:ins w:id="78" w:author="Tatiana BOUET" w:date="2022-10-27T10:17:00Z">
              <w:r w:rsidRPr="00AE0CE5">
                <w:rPr>
                  <w:sz w:val="22"/>
                  <w:szCs w:val="22"/>
                </w:rPr>
                <w:t>550 €</w:t>
              </w:r>
            </w:ins>
          </w:p>
        </w:tc>
      </w:tr>
      <w:tr w:rsidR="003F30A1" w:rsidRPr="009A08CA" w14:paraId="03ABAF64" w14:textId="77777777" w:rsidTr="000F4C9E">
        <w:trPr>
          <w:trHeight w:val="422"/>
          <w:jc w:val="center"/>
          <w:ins w:id="79" w:author="Tatiana BOUET" w:date="2022-10-27T10:17:00Z"/>
          <w:trPrChange w:id="80" w:author="Tatiana BOUET" w:date="2023-02-15T15:29:00Z">
            <w:trPr>
              <w:trHeight w:val="422"/>
              <w:jc w:val="center"/>
            </w:trPr>
          </w:trPrChange>
        </w:trPr>
        <w:tc>
          <w:tcPr>
            <w:cnfStyle w:val="001000000000" w:firstRow="0" w:lastRow="0" w:firstColumn="1" w:lastColumn="0" w:oddVBand="0" w:evenVBand="0" w:oddHBand="0" w:evenHBand="0" w:firstRowFirstColumn="0" w:firstRowLastColumn="0" w:lastRowFirstColumn="0" w:lastRowLastColumn="0"/>
            <w:tcW w:w="0" w:type="dxa"/>
            <w:vAlign w:val="center"/>
            <w:tcPrChange w:id="81" w:author="Tatiana BOUET" w:date="2023-02-15T15:29:00Z">
              <w:tcPr>
                <w:tcW w:w="0" w:type="dxa"/>
              </w:tcPr>
            </w:tcPrChange>
          </w:tcPr>
          <w:p w14:paraId="17BFE4EA" w14:textId="77777777" w:rsidR="003F30A1" w:rsidRPr="00AE0CE5" w:rsidRDefault="003F30A1" w:rsidP="000F4C9E">
            <w:pPr>
              <w:tabs>
                <w:tab w:val="left" w:pos="1064"/>
              </w:tabs>
              <w:ind w:right="-567"/>
              <w:rPr>
                <w:ins w:id="82" w:author="Tatiana BOUET" w:date="2022-10-27T10:17:00Z"/>
                <w:sz w:val="22"/>
                <w:szCs w:val="22"/>
              </w:rPr>
            </w:pPr>
            <w:ins w:id="83" w:author="Tatiana BOUET" w:date="2022-10-27T10:17:00Z">
              <w:r w:rsidRPr="00AE0CE5">
                <w:rPr>
                  <w:b w:val="0"/>
                  <w:bCs w:val="0"/>
                  <w:sz w:val="22"/>
                  <w:szCs w:val="22"/>
                </w:rPr>
                <w:t>Mandats de protection future ou à effet posthume</w:t>
              </w:r>
            </w:ins>
          </w:p>
        </w:tc>
        <w:tc>
          <w:tcPr>
            <w:tcW w:w="0" w:type="dxa"/>
            <w:vAlign w:val="center"/>
            <w:tcPrChange w:id="84" w:author="Tatiana BOUET" w:date="2023-02-15T15:29:00Z">
              <w:tcPr>
                <w:tcW w:w="1894" w:type="dxa"/>
                <w:gridSpan w:val="2"/>
              </w:tcPr>
            </w:tcPrChange>
          </w:tcPr>
          <w:p w14:paraId="37BDB3E8" w14:textId="77777777" w:rsidR="003F30A1" w:rsidRPr="00AE0CE5" w:rsidRDefault="003F30A1" w:rsidP="000F4C9E">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ins w:id="85" w:author="Tatiana BOUET" w:date="2022-10-27T10:17:00Z"/>
                <w:sz w:val="22"/>
                <w:szCs w:val="22"/>
              </w:rPr>
            </w:pPr>
            <w:ins w:id="86" w:author="Tatiana BOUET" w:date="2022-10-27T10:17:00Z">
              <w:r w:rsidRPr="00AE0CE5">
                <w:rPr>
                  <w:sz w:val="22"/>
                  <w:szCs w:val="22"/>
                </w:rPr>
                <w:t>450 €</w:t>
              </w:r>
            </w:ins>
          </w:p>
        </w:tc>
      </w:tr>
      <w:tr w:rsidR="003F30A1" w:rsidRPr="009A08CA" w14:paraId="51EB9922" w14:textId="77777777" w:rsidTr="000F4C9E">
        <w:trPr>
          <w:cnfStyle w:val="000000100000" w:firstRow="0" w:lastRow="0" w:firstColumn="0" w:lastColumn="0" w:oddVBand="0" w:evenVBand="0" w:oddHBand="1" w:evenHBand="0" w:firstRowFirstColumn="0" w:firstRowLastColumn="0" w:lastRowFirstColumn="0" w:lastRowLastColumn="0"/>
          <w:trHeight w:val="415"/>
          <w:jc w:val="center"/>
          <w:ins w:id="87" w:author="Tatiana BOUET" w:date="2022-10-27T10:17:00Z"/>
          <w:trPrChange w:id="88" w:author="Tatiana BOUET" w:date="2023-02-15T15:29:00Z">
            <w:trPr>
              <w:trHeight w:val="415"/>
              <w:jc w:val="center"/>
            </w:trPr>
          </w:trPrChange>
        </w:trPr>
        <w:tc>
          <w:tcPr>
            <w:cnfStyle w:val="001000000000" w:firstRow="0" w:lastRow="0" w:firstColumn="1" w:lastColumn="0" w:oddVBand="0" w:evenVBand="0" w:oddHBand="0" w:evenHBand="0" w:firstRowFirstColumn="0" w:firstRowLastColumn="0" w:lastRowFirstColumn="0" w:lastRowLastColumn="0"/>
            <w:tcW w:w="0" w:type="dxa"/>
            <w:vAlign w:val="center"/>
            <w:tcPrChange w:id="89" w:author="Tatiana BOUET" w:date="2023-02-15T15:29:00Z">
              <w:tcPr>
                <w:tcW w:w="0" w:type="dxa"/>
              </w:tcPr>
            </w:tcPrChange>
          </w:tcPr>
          <w:p w14:paraId="6C743637" w14:textId="77777777" w:rsidR="003F30A1" w:rsidRPr="00AE0CE5" w:rsidRDefault="003F30A1" w:rsidP="000F4C9E">
            <w:pPr>
              <w:tabs>
                <w:tab w:val="left" w:pos="1064"/>
              </w:tabs>
              <w:ind w:right="-567"/>
              <w:cnfStyle w:val="001000100000" w:firstRow="0" w:lastRow="0" w:firstColumn="1" w:lastColumn="0" w:oddVBand="0" w:evenVBand="0" w:oddHBand="1" w:evenHBand="0" w:firstRowFirstColumn="0" w:firstRowLastColumn="0" w:lastRowFirstColumn="0" w:lastRowLastColumn="0"/>
              <w:rPr>
                <w:ins w:id="90" w:author="Tatiana BOUET" w:date="2022-10-27T10:17:00Z"/>
                <w:sz w:val="22"/>
                <w:szCs w:val="22"/>
              </w:rPr>
            </w:pPr>
            <w:ins w:id="91" w:author="Tatiana BOUET" w:date="2022-10-27T10:17:00Z">
              <w:r w:rsidRPr="00AE0CE5">
                <w:rPr>
                  <w:b w:val="0"/>
                  <w:bCs w:val="0"/>
                  <w:sz w:val="22"/>
                  <w:szCs w:val="22"/>
                </w:rPr>
                <w:t>Testaments</w:t>
              </w:r>
            </w:ins>
          </w:p>
        </w:tc>
        <w:tc>
          <w:tcPr>
            <w:tcW w:w="0" w:type="dxa"/>
            <w:vAlign w:val="center"/>
            <w:tcPrChange w:id="92" w:author="Tatiana BOUET" w:date="2023-02-15T15:29:00Z">
              <w:tcPr>
                <w:tcW w:w="1894" w:type="dxa"/>
                <w:gridSpan w:val="2"/>
              </w:tcPr>
            </w:tcPrChange>
          </w:tcPr>
          <w:p w14:paraId="4150C03C" w14:textId="77777777" w:rsidR="003F30A1" w:rsidRPr="00AE0CE5" w:rsidRDefault="003F30A1" w:rsidP="000F4C9E">
            <w:pPr>
              <w:ind w:right="-112"/>
              <w:jc w:val="center"/>
              <w:cnfStyle w:val="000000100000" w:firstRow="0" w:lastRow="0" w:firstColumn="0" w:lastColumn="0" w:oddVBand="0" w:evenVBand="0" w:oddHBand="1" w:evenHBand="0" w:firstRowFirstColumn="0" w:firstRowLastColumn="0" w:lastRowFirstColumn="0" w:lastRowLastColumn="0"/>
              <w:rPr>
                <w:ins w:id="93" w:author="Tatiana BOUET" w:date="2022-10-27T10:17:00Z"/>
                <w:sz w:val="22"/>
                <w:szCs w:val="22"/>
              </w:rPr>
            </w:pPr>
            <w:ins w:id="94" w:author="Tatiana BOUET" w:date="2022-10-27T10:17:00Z">
              <w:r w:rsidRPr="00AE0CE5">
                <w:rPr>
                  <w:sz w:val="22"/>
                  <w:szCs w:val="22"/>
                </w:rPr>
                <w:t>300 €</w:t>
              </w:r>
            </w:ins>
          </w:p>
        </w:tc>
      </w:tr>
      <w:tr w:rsidR="003F30A1" w:rsidRPr="009A08CA" w14:paraId="5F8DCDD6" w14:textId="77777777" w:rsidTr="000F4C9E">
        <w:trPr>
          <w:trHeight w:val="407"/>
          <w:jc w:val="center"/>
          <w:ins w:id="95" w:author="Tatiana BOUET" w:date="2022-10-27T10:17:00Z"/>
          <w:trPrChange w:id="96" w:author="Tatiana BOUET" w:date="2023-02-15T15:29:00Z">
            <w:trPr>
              <w:trHeight w:val="407"/>
              <w:jc w:val="center"/>
            </w:trPr>
          </w:trPrChange>
        </w:trPr>
        <w:tc>
          <w:tcPr>
            <w:cnfStyle w:val="001000000000" w:firstRow="0" w:lastRow="0" w:firstColumn="1" w:lastColumn="0" w:oddVBand="0" w:evenVBand="0" w:oddHBand="0" w:evenHBand="0" w:firstRowFirstColumn="0" w:firstRowLastColumn="0" w:lastRowFirstColumn="0" w:lastRowLastColumn="0"/>
            <w:tcW w:w="0" w:type="dxa"/>
            <w:vAlign w:val="center"/>
            <w:tcPrChange w:id="97" w:author="Tatiana BOUET" w:date="2023-02-15T15:29:00Z">
              <w:tcPr>
                <w:tcW w:w="0" w:type="dxa"/>
              </w:tcPr>
            </w:tcPrChange>
          </w:tcPr>
          <w:p w14:paraId="565E974D" w14:textId="77777777" w:rsidR="003F30A1" w:rsidRPr="00AE0CE5" w:rsidRDefault="003F30A1" w:rsidP="000F4C9E">
            <w:pPr>
              <w:tabs>
                <w:tab w:val="left" w:pos="1064"/>
              </w:tabs>
              <w:ind w:right="-567"/>
              <w:rPr>
                <w:ins w:id="98" w:author="Tatiana BOUET" w:date="2022-10-27T10:17:00Z"/>
                <w:sz w:val="22"/>
                <w:szCs w:val="22"/>
              </w:rPr>
            </w:pPr>
            <w:ins w:id="99" w:author="Tatiana BOUET" w:date="2022-10-27T10:17:00Z">
              <w:r w:rsidRPr="00AE0CE5">
                <w:rPr>
                  <w:b w:val="0"/>
                  <w:bCs w:val="0"/>
                  <w:sz w:val="22"/>
                  <w:szCs w:val="22"/>
                </w:rPr>
                <w:t>Donations</w:t>
              </w:r>
            </w:ins>
          </w:p>
        </w:tc>
        <w:tc>
          <w:tcPr>
            <w:tcW w:w="0" w:type="dxa"/>
            <w:vAlign w:val="center"/>
            <w:tcPrChange w:id="100" w:author="Tatiana BOUET" w:date="2023-02-15T15:29:00Z">
              <w:tcPr>
                <w:tcW w:w="1894" w:type="dxa"/>
                <w:gridSpan w:val="2"/>
              </w:tcPr>
            </w:tcPrChange>
          </w:tcPr>
          <w:p w14:paraId="05DF38AC" w14:textId="77777777" w:rsidR="003F30A1" w:rsidRPr="00AE0CE5" w:rsidRDefault="003F30A1" w:rsidP="000F4C9E">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ins w:id="101" w:author="Tatiana BOUET" w:date="2022-10-27T10:17:00Z"/>
                <w:sz w:val="22"/>
                <w:szCs w:val="22"/>
              </w:rPr>
            </w:pPr>
            <w:ins w:id="102" w:author="Tatiana BOUET" w:date="2022-10-27T10:17:00Z">
              <w:r w:rsidRPr="00AE0CE5">
                <w:rPr>
                  <w:sz w:val="22"/>
                  <w:szCs w:val="22"/>
                </w:rPr>
                <w:t>300 €</w:t>
              </w:r>
            </w:ins>
          </w:p>
        </w:tc>
      </w:tr>
      <w:tr w:rsidR="003F30A1" w:rsidRPr="009A08CA" w14:paraId="60574A40" w14:textId="77777777" w:rsidTr="000F4C9E">
        <w:trPr>
          <w:cnfStyle w:val="000000100000" w:firstRow="0" w:lastRow="0" w:firstColumn="0" w:lastColumn="0" w:oddVBand="0" w:evenVBand="0" w:oddHBand="1" w:evenHBand="0" w:firstRowFirstColumn="0" w:firstRowLastColumn="0" w:lastRowFirstColumn="0" w:lastRowLastColumn="0"/>
          <w:trHeight w:val="427"/>
          <w:jc w:val="center"/>
          <w:ins w:id="103" w:author="Tatiana BOUET" w:date="2022-10-27T10:17:00Z"/>
          <w:trPrChange w:id="104" w:author="Tatiana BOUET" w:date="2023-02-15T15:29:00Z">
            <w:trPr>
              <w:trHeight w:val="427"/>
              <w:jc w:val="center"/>
            </w:trPr>
          </w:trPrChange>
        </w:trPr>
        <w:tc>
          <w:tcPr>
            <w:cnfStyle w:val="001000000000" w:firstRow="0" w:lastRow="0" w:firstColumn="1" w:lastColumn="0" w:oddVBand="0" w:evenVBand="0" w:oddHBand="0" w:evenHBand="0" w:firstRowFirstColumn="0" w:firstRowLastColumn="0" w:lastRowFirstColumn="0" w:lastRowLastColumn="0"/>
            <w:tcW w:w="0" w:type="dxa"/>
            <w:vAlign w:val="center"/>
            <w:tcPrChange w:id="105" w:author="Tatiana BOUET" w:date="2023-02-15T15:29:00Z">
              <w:tcPr>
                <w:tcW w:w="0" w:type="dxa"/>
              </w:tcPr>
            </w:tcPrChange>
          </w:tcPr>
          <w:p w14:paraId="5E1E8327" w14:textId="77777777" w:rsidR="003F30A1" w:rsidRPr="00AE0CE5" w:rsidRDefault="003F30A1" w:rsidP="000F4C9E">
            <w:pPr>
              <w:tabs>
                <w:tab w:val="left" w:pos="1064"/>
              </w:tabs>
              <w:ind w:right="-567"/>
              <w:cnfStyle w:val="001000100000" w:firstRow="0" w:lastRow="0" w:firstColumn="1" w:lastColumn="0" w:oddVBand="0" w:evenVBand="0" w:oddHBand="1" w:evenHBand="0" w:firstRowFirstColumn="0" w:firstRowLastColumn="0" w:lastRowFirstColumn="0" w:lastRowLastColumn="0"/>
              <w:rPr>
                <w:ins w:id="106" w:author="Tatiana BOUET" w:date="2022-10-27T10:17:00Z"/>
                <w:sz w:val="22"/>
                <w:szCs w:val="22"/>
              </w:rPr>
            </w:pPr>
            <w:ins w:id="107" w:author="Tatiana BOUET" w:date="2022-10-27T10:17:00Z">
              <w:r w:rsidRPr="00AE0CE5">
                <w:rPr>
                  <w:b w:val="0"/>
                  <w:bCs w:val="0"/>
                  <w:sz w:val="22"/>
                  <w:szCs w:val="22"/>
                </w:rPr>
                <w:t>Donations réincorporatives</w:t>
              </w:r>
            </w:ins>
          </w:p>
        </w:tc>
        <w:tc>
          <w:tcPr>
            <w:tcW w:w="0" w:type="dxa"/>
            <w:vAlign w:val="center"/>
            <w:tcPrChange w:id="108" w:author="Tatiana BOUET" w:date="2023-02-15T15:29:00Z">
              <w:tcPr>
                <w:tcW w:w="1894" w:type="dxa"/>
                <w:gridSpan w:val="2"/>
              </w:tcPr>
            </w:tcPrChange>
          </w:tcPr>
          <w:p w14:paraId="539A4509" w14:textId="77777777" w:rsidR="003F30A1" w:rsidRPr="00AE0CE5" w:rsidRDefault="003F30A1" w:rsidP="000F4C9E">
            <w:pPr>
              <w:tabs>
                <w:tab w:val="left" w:pos="1064"/>
              </w:tabs>
              <w:ind w:right="-112"/>
              <w:jc w:val="center"/>
              <w:cnfStyle w:val="000000100000" w:firstRow="0" w:lastRow="0" w:firstColumn="0" w:lastColumn="0" w:oddVBand="0" w:evenVBand="0" w:oddHBand="1" w:evenHBand="0" w:firstRowFirstColumn="0" w:firstRowLastColumn="0" w:lastRowFirstColumn="0" w:lastRowLastColumn="0"/>
              <w:rPr>
                <w:ins w:id="109" w:author="Tatiana BOUET" w:date="2022-10-27T10:17:00Z"/>
                <w:sz w:val="22"/>
                <w:szCs w:val="22"/>
              </w:rPr>
            </w:pPr>
            <w:ins w:id="110" w:author="Tatiana BOUET" w:date="2022-10-27T10:17:00Z">
              <w:r w:rsidRPr="00AE0CE5">
                <w:rPr>
                  <w:sz w:val="22"/>
                  <w:szCs w:val="22"/>
                </w:rPr>
                <w:t>450 €</w:t>
              </w:r>
            </w:ins>
          </w:p>
        </w:tc>
      </w:tr>
      <w:tr w:rsidR="003F30A1" w:rsidRPr="009A08CA" w14:paraId="669D20C6" w14:textId="77777777" w:rsidTr="000F4C9E">
        <w:trPr>
          <w:trHeight w:val="405"/>
          <w:jc w:val="center"/>
          <w:ins w:id="111" w:author="Tatiana BOUET" w:date="2022-10-27T10:17:00Z"/>
          <w:trPrChange w:id="112" w:author="Tatiana BOUET" w:date="2023-02-15T15:29:00Z">
            <w:trPr>
              <w:trHeight w:val="405"/>
              <w:jc w:val="center"/>
            </w:trPr>
          </w:trPrChange>
        </w:trPr>
        <w:tc>
          <w:tcPr>
            <w:cnfStyle w:val="001000000000" w:firstRow="0" w:lastRow="0" w:firstColumn="1" w:lastColumn="0" w:oddVBand="0" w:evenVBand="0" w:oddHBand="0" w:evenHBand="0" w:firstRowFirstColumn="0" w:firstRowLastColumn="0" w:lastRowFirstColumn="0" w:lastRowLastColumn="0"/>
            <w:tcW w:w="0" w:type="dxa"/>
            <w:vAlign w:val="center"/>
            <w:tcPrChange w:id="113" w:author="Tatiana BOUET" w:date="2023-02-15T15:29:00Z">
              <w:tcPr>
                <w:tcW w:w="0" w:type="dxa"/>
              </w:tcPr>
            </w:tcPrChange>
          </w:tcPr>
          <w:p w14:paraId="0FC86D3E" w14:textId="77777777" w:rsidR="003F30A1" w:rsidRPr="00AE0CE5" w:rsidRDefault="003F30A1" w:rsidP="000F4C9E">
            <w:pPr>
              <w:tabs>
                <w:tab w:val="left" w:pos="1064"/>
              </w:tabs>
              <w:ind w:right="-567"/>
              <w:rPr>
                <w:ins w:id="114" w:author="Tatiana BOUET" w:date="2022-10-27T10:17:00Z"/>
                <w:sz w:val="22"/>
                <w:szCs w:val="22"/>
              </w:rPr>
            </w:pPr>
            <w:ins w:id="115" w:author="Tatiana BOUET" w:date="2022-10-27T10:17:00Z">
              <w:r w:rsidRPr="00AE0CE5">
                <w:rPr>
                  <w:b w:val="0"/>
                  <w:bCs w:val="0"/>
                  <w:sz w:val="22"/>
                  <w:szCs w:val="22"/>
                </w:rPr>
                <w:t>Convention de démembrement</w:t>
              </w:r>
            </w:ins>
          </w:p>
        </w:tc>
        <w:tc>
          <w:tcPr>
            <w:tcW w:w="0" w:type="dxa"/>
            <w:vAlign w:val="center"/>
            <w:tcPrChange w:id="116" w:author="Tatiana BOUET" w:date="2023-02-15T15:29:00Z">
              <w:tcPr>
                <w:tcW w:w="1894" w:type="dxa"/>
                <w:gridSpan w:val="2"/>
              </w:tcPr>
            </w:tcPrChange>
          </w:tcPr>
          <w:p w14:paraId="17139DE5" w14:textId="77777777" w:rsidR="003F30A1" w:rsidRPr="00AE0CE5" w:rsidRDefault="003F30A1" w:rsidP="000F4C9E">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ins w:id="117" w:author="Tatiana BOUET" w:date="2022-10-27T10:17:00Z"/>
                <w:sz w:val="22"/>
                <w:szCs w:val="22"/>
              </w:rPr>
            </w:pPr>
            <w:ins w:id="118" w:author="Tatiana BOUET" w:date="2022-10-27T10:17:00Z">
              <w:r w:rsidRPr="00AE0CE5">
                <w:rPr>
                  <w:sz w:val="22"/>
                  <w:szCs w:val="22"/>
                </w:rPr>
                <w:t>450 €</w:t>
              </w:r>
            </w:ins>
          </w:p>
        </w:tc>
      </w:tr>
      <w:tr w:rsidR="003F30A1" w:rsidRPr="009A08CA" w14:paraId="1AE0FBA6" w14:textId="77777777" w:rsidTr="000F4C9E">
        <w:trPr>
          <w:cnfStyle w:val="000000100000" w:firstRow="0" w:lastRow="0" w:firstColumn="0" w:lastColumn="0" w:oddVBand="0" w:evenVBand="0" w:oddHBand="1" w:evenHBand="0" w:firstRowFirstColumn="0" w:firstRowLastColumn="0" w:lastRowFirstColumn="0" w:lastRowLastColumn="0"/>
          <w:trHeight w:val="410"/>
          <w:jc w:val="center"/>
          <w:ins w:id="119" w:author="Tatiana BOUET" w:date="2022-10-27T10:17:00Z"/>
          <w:trPrChange w:id="120" w:author="Tatiana BOUET" w:date="2023-02-15T15:29:00Z">
            <w:trPr>
              <w:trHeight w:val="410"/>
              <w:jc w:val="center"/>
            </w:trPr>
          </w:trPrChange>
        </w:trPr>
        <w:tc>
          <w:tcPr>
            <w:cnfStyle w:val="001000000000" w:firstRow="0" w:lastRow="0" w:firstColumn="1" w:lastColumn="0" w:oddVBand="0" w:evenVBand="0" w:oddHBand="0" w:evenHBand="0" w:firstRowFirstColumn="0" w:firstRowLastColumn="0" w:lastRowFirstColumn="0" w:lastRowLastColumn="0"/>
            <w:tcW w:w="0" w:type="dxa"/>
            <w:vAlign w:val="center"/>
            <w:tcPrChange w:id="121" w:author="Tatiana BOUET" w:date="2023-02-15T15:29:00Z">
              <w:tcPr>
                <w:tcW w:w="0" w:type="dxa"/>
              </w:tcPr>
            </w:tcPrChange>
          </w:tcPr>
          <w:p w14:paraId="34FF29D1" w14:textId="77777777" w:rsidR="003F30A1" w:rsidRPr="00AE0CE5" w:rsidRDefault="003F30A1" w:rsidP="000F4C9E">
            <w:pPr>
              <w:tabs>
                <w:tab w:val="left" w:pos="1064"/>
              </w:tabs>
              <w:ind w:right="-567"/>
              <w:cnfStyle w:val="001000100000" w:firstRow="0" w:lastRow="0" w:firstColumn="1" w:lastColumn="0" w:oddVBand="0" w:evenVBand="0" w:oddHBand="1" w:evenHBand="0" w:firstRowFirstColumn="0" w:firstRowLastColumn="0" w:lastRowFirstColumn="0" w:lastRowLastColumn="0"/>
              <w:rPr>
                <w:ins w:id="122" w:author="Tatiana BOUET" w:date="2022-10-27T10:17:00Z"/>
                <w:sz w:val="22"/>
                <w:szCs w:val="22"/>
              </w:rPr>
            </w:pPr>
            <w:ins w:id="123" w:author="Tatiana BOUET" w:date="2022-10-27T10:17:00Z">
              <w:r w:rsidRPr="00AE0CE5">
                <w:rPr>
                  <w:b w:val="0"/>
                  <w:bCs w:val="0"/>
                  <w:sz w:val="22"/>
                  <w:szCs w:val="22"/>
                </w:rPr>
                <w:t>Convention de quasi-usufruit</w:t>
              </w:r>
            </w:ins>
          </w:p>
        </w:tc>
        <w:tc>
          <w:tcPr>
            <w:tcW w:w="0" w:type="dxa"/>
            <w:vAlign w:val="center"/>
            <w:tcPrChange w:id="124" w:author="Tatiana BOUET" w:date="2023-02-15T15:29:00Z">
              <w:tcPr>
                <w:tcW w:w="1894" w:type="dxa"/>
                <w:gridSpan w:val="2"/>
              </w:tcPr>
            </w:tcPrChange>
          </w:tcPr>
          <w:p w14:paraId="3BF40141" w14:textId="77777777" w:rsidR="003F30A1" w:rsidRPr="00AE0CE5" w:rsidRDefault="003F30A1" w:rsidP="000F4C9E">
            <w:pPr>
              <w:tabs>
                <w:tab w:val="left" w:pos="1064"/>
              </w:tabs>
              <w:ind w:right="-112"/>
              <w:jc w:val="center"/>
              <w:cnfStyle w:val="000000100000" w:firstRow="0" w:lastRow="0" w:firstColumn="0" w:lastColumn="0" w:oddVBand="0" w:evenVBand="0" w:oddHBand="1" w:evenHBand="0" w:firstRowFirstColumn="0" w:firstRowLastColumn="0" w:lastRowFirstColumn="0" w:lastRowLastColumn="0"/>
              <w:rPr>
                <w:ins w:id="125" w:author="Tatiana BOUET" w:date="2022-10-27T10:17:00Z"/>
                <w:sz w:val="22"/>
                <w:szCs w:val="22"/>
              </w:rPr>
            </w:pPr>
            <w:ins w:id="126" w:author="Tatiana BOUET" w:date="2022-10-27T10:17:00Z">
              <w:r w:rsidRPr="00AE0CE5">
                <w:rPr>
                  <w:sz w:val="22"/>
                  <w:szCs w:val="22"/>
                </w:rPr>
                <w:t>450 €</w:t>
              </w:r>
            </w:ins>
          </w:p>
        </w:tc>
      </w:tr>
      <w:tr w:rsidR="003F30A1" w:rsidRPr="009A08CA" w14:paraId="43C6B555" w14:textId="77777777" w:rsidTr="000F4C9E">
        <w:trPr>
          <w:trHeight w:val="431"/>
          <w:jc w:val="center"/>
          <w:ins w:id="127" w:author="Tatiana BOUET" w:date="2022-10-27T10:17:00Z"/>
          <w:trPrChange w:id="128" w:author="Tatiana BOUET" w:date="2023-02-15T15:29:00Z">
            <w:trPr>
              <w:trHeight w:val="431"/>
              <w:jc w:val="center"/>
            </w:trPr>
          </w:trPrChange>
        </w:trPr>
        <w:tc>
          <w:tcPr>
            <w:cnfStyle w:val="001000000000" w:firstRow="0" w:lastRow="0" w:firstColumn="1" w:lastColumn="0" w:oddVBand="0" w:evenVBand="0" w:oddHBand="0" w:evenHBand="0" w:firstRowFirstColumn="0" w:firstRowLastColumn="0" w:lastRowFirstColumn="0" w:lastRowLastColumn="0"/>
            <w:tcW w:w="0" w:type="dxa"/>
            <w:vAlign w:val="center"/>
            <w:tcPrChange w:id="129" w:author="Tatiana BOUET" w:date="2023-02-15T15:29:00Z">
              <w:tcPr>
                <w:tcW w:w="0" w:type="dxa"/>
              </w:tcPr>
            </w:tcPrChange>
          </w:tcPr>
          <w:p w14:paraId="4422CB66" w14:textId="77777777" w:rsidR="003F30A1" w:rsidRPr="00AE0CE5" w:rsidRDefault="003F30A1" w:rsidP="000F4C9E">
            <w:pPr>
              <w:tabs>
                <w:tab w:val="left" w:pos="1064"/>
              </w:tabs>
              <w:ind w:right="-567"/>
              <w:rPr>
                <w:ins w:id="130" w:author="Tatiana BOUET" w:date="2022-10-27T10:17:00Z"/>
                <w:sz w:val="22"/>
                <w:szCs w:val="22"/>
              </w:rPr>
            </w:pPr>
            <w:ins w:id="131" w:author="Tatiana BOUET" w:date="2022-10-27T10:17:00Z">
              <w:r w:rsidRPr="00AE0CE5">
                <w:rPr>
                  <w:b w:val="0"/>
                  <w:bCs w:val="0"/>
                  <w:sz w:val="22"/>
                  <w:szCs w:val="22"/>
                </w:rPr>
                <w:t>Clause bénéficiaire Assurance Vie</w:t>
              </w:r>
            </w:ins>
          </w:p>
        </w:tc>
        <w:tc>
          <w:tcPr>
            <w:tcW w:w="0" w:type="dxa"/>
            <w:vAlign w:val="center"/>
            <w:tcPrChange w:id="132" w:author="Tatiana BOUET" w:date="2023-02-15T15:29:00Z">
              <w:tcPr>
                <w:tcW w:w="1894" w:type="dxa"/>
                <w:gridSpan w:val="2"/>
              </w:tcPr>
            </w:tcPrChange>
          </w:tcPr>
          <w:p w14:paraId="05E1D576" w14:textId="77777777" w:rsidR="003F30A1" w:rsidRPr="00AE0CE5" w:rsidRDefault="003F30A1" w:rsidP="000F4C9E">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ins w:id="133" w:author="Tatiana BOUET" w:date="2022-10-27T10:17:00Z"/>
                <w:sz w:val="22"/>
                <w:szCs w:val="22"/>
              </w:rPr>
            </w:pPr>
            <w:ins w:id="134" w:author="Tatiana BOUET" w:date="2022-10-27T10:17:00Z">
              <w:r w:rsidRPr="00AE0CE5">
                <w:rPr>
                  <w:sz w:val="22"/>
                  <w:szCs w:val="22"/>
                </w:rPr>
                <w:t>300 €</w:t>
              </w:r>
            </w:ins>
          </w:p>
        </w:tc>
      </w:tr>
      <w:tr w:rsidR="003F30A1" w:rsidRPr="009A08CA" w14:paraId="2A753667" w14:textId="77777777" w:rsidTr="000F4C9E">
        <w:trPr>
          <w:cnfStyle w:val="000000100000" w:firstRow="0" w:lastRow="0" w:firstColumn="0" w:lastColumn="0" w:oddVBand="0" w:evenVBand="0" w:oddHBand="1" w:evenHBand="0" w:firstRowFirstColumn="0" w:firstRowLastColumn="0" w:lastRowFirstColumn="0" w:lastRowLastColumn="0"/>
          <w:trHeight w:val="409"/>
          <w:jc w:val="center"/>
          <w:ins w:id="135" w:author="Tatiana BOUET" w:date="2022-10-27T10:17:00Z"/>
          <w:trPrChange w:id="136" w:author="Tatiana BOUET" w:date="2023-02-15T15:29:00Z">
            <w:trPr>
              <w:trHeight w:val="409"/>
              <w:jc w:val="center"/>
            </w:trPr>
          </w:trPrChange>
        </w:trPr>
        <w:tc>
          <w:tcPr>
            <w:cnfStyle w:val="001000000000" w:firstRow="0" w:lastRow="0" w:firstColumn="1" w:lastColumn="0" w:oddVBand="0" w:evenVBand="0" w:oddHBand="0" w:evenHBand="0" w:firstRowFirstColumn="0" w:firstRowLastColumn="0" w:lastRowFirstColumn="0" w:lastRowLastColumn="0"/>
            <w:tcW w:w="0" w:type="dxa"/>
            <w:vAlign w:val="center"/>
            <w:tcPrChange w:id="137" w:author="Tatiana BOUET" w:date="2023-02-15T15:29:00Z">
              <w:tcPr>
                <w:tcW w:w="0" w:type="dxa"/>
              </w:tcPr>
            </w:tcPrChange>
          </w:tcPr>
          <w:p w14:paraId="392750D3" w14:textId="77777777" w:rsidR="003F30A1" w:rsidRPr="00AE0CE5" w:rsidRDefault="003F30A1" w:rsidP="000F4C9E">
            <w:pPr>
              <w:tabs>
                <w:tab w:val="left" w:pos="1064"/>
              </w:tabs>
              <w:ind w:right="-567"/>
              <w:cnfStyle w:val="001000100000" w:firstRow="0" w:lastRow="0" w:firstColumn="1" w:lastColumn="0" w:oddVBand="0" w:evenVBand="0" w:oddHBand="1" w:evenHBand="0" w:firstRowFirstColumn="0" w:firstRowLastColumn="0" w:lastRowFirstColumn="0" w:lastRowLastColumn="0"/>
              <w:rPr>
                <w:ins w:id="138" w:author="Tatiana BOUET" w:date="2022-10-27T10:17:00Z"/>
                <w:sz w:val="22"/>
                <w:szCs w:val="22"/>
              </w:rPr>
            </w:pPr>
            <w:ins w:id="139" w:author="Tatiana BOUET" w:date="2022-10-27T10:17:00Z">
              <w:r w:rsidRPr="00AE0CE5">
                <w:rPr>
                  <w:b w:val="0"/>
                  <w:bCs w:val="0"/>
                  <w:sz w:val="22"/>
                  <w:szCs w:val="22"/>
                </w:rPr>
                <w:t>Modification statutaire</w:t>
              </w:r>
            </w:ins>
          </w:p>
        </w:tc>
        <w:tc>
          <w:tcPr>
            <w:tcW w:w="0" w:type="dxa"/>
            <w:vAlign w:val="center"/>
            <w:tcPrChange w:id="140" w:author="Tatiana BOUET" w:date="2023-02-15T15:29:00Z">
              <w:tcPr>
                <w:tcW w:w="1894" w:type="dxa"/>
                <w:gridSpan w:val="2"/>
              </w:tcPr>
            </w:tcPrChange>
          </w:tcPr>
          <w:p w14:paraId="34548B6A" w14:textId="77777777" w:rsidR="003F30A1" w:rsidRPr="00AE0CE5" w:rsidRDefault="003F30A1" w:rsidP="000F4C9E">
            <w:pPr>
              <w:tabs>
                <w:tab w:val="left" w:pos="1064"/>
              </w:tabs>
              <w:ind w:right="-112"/>
              <w:jc w:val="center"/>
              <w:cnfStyle w:val="000000100000" w:firstRow="0" w:lastRow="0" w:firstColumn="0" w:lastColumn="0" w:oddVBand="0" w:evenVBand="0" w:oddHBand="1" w:evenHBand="0" w:firstRowFirstColumn="0" w:firstRowLastColumn="0" w:lastRowFirstColumn="0" w:lastRowLastColumn="0"/>
              <w:rPr>
                <w:ins w:id="141" w:author="Tatiana BOUET" w:date="2022-10-27T10:17:00Z"/>
                <w:sz w:val="22"/>
                <w:szCs w:val="22"/>
              </w:rPr>
            </w:pPr>
            <w:ins w:id="142" w:author="Tatiana BOUET" w:date="2022-10-27T10:17:00Z">
              <w:r w:rsidRPr="00AE0CE5">
                <w:rPr>
                  <w:sz w:val="22"/>
                  <w:szCs w:val="22"/>
                </w:rPr>
                <w:t>250 € par société</w:t>
              </w:r>
            </w:ins>
          </w:p>
        </w:tc>
      </w:tr>
      <w:tr w:rsidR="003F30A1" w:rsidRPr="009A08CA" w14:paraId="7D833F07" w14:textId="77777777" w:rsidTr="000F4C9E">
        <w:trPr>
          <w:trHeight w:val="401"/>
          <w:jc w:val="center"/>
          <w:ins w:id="143" w:author="Tatiana BOUET" w:date="2022-10-27T10:17:00Z"/>
          <w:trPrChange w:id="144" w:author="Tatiana BOUET" w:date="2023-02-15T15:29:00Z">
            <w:trPr>
              <w:trHeight w:val="401"/>
              <w:jc w:val="center"/>
            </w:trPr>
          </w:trPrChange>
        </w:trPr>
        <w:tc>
          <w:tcPr>
            <w:cnfStyle w:val="001000000000" w:firstRow="0" w:lastRow="0" w:firstColumn="1" w:lastColumn="0" w:oddVBand="0" w:evenVBand="0" w:oddHBand="0" w:evenHBand="0" w:firstRowFirstColumn="0" w:firstRowLastColumn="0" w:lastRowFirstColumn="0" w:lastRowLastColumn="0"/>
            <w:tcW w:w="0" w:type="dxa"/>
            <w:vAlign w:val="center"/>
            <w:tcPrChange w:id="145" w:author="Tatiana BOUET" w:date="2023-02-15T15:29:00Z">
              <w:tcPr>
                <w:tcW w:w="0" w:type="dxa"/>
              </w:tcPr>
            </w:tcPrChange>
          </w:tcPr>
          <w:p w14:paraId="6DB4DF89" w14:textId="77777777" w:rsidR="003F30A1" w:rsidRPr="00AE0CE5" w:rsidRDefault="003F30A1" w:rsidP="000F4C9E">
            <w:pPr>
              <w:tabs>
                <w:tab w:val="left" w:pos="1064"/>
              </w:tabs>
              <w:ind w:right="-567"/>
              <w:rPr>
                <w:ins w:id="146" w:author="Tatiana BOUET" w:date="2022-10-27T10:17:00Z"/>
                <w:sz w:val="22"/>
                <w:szCs w:val="22"/>
              </w:rPr>
            </w:pPr>
            <w:ins w:id="147" w:author="Tatiana BOUET" w:date="2022-10-27T10:17:00Z">
              <w:r w:rsidRPr="00AE0CE5">
                <w:rPr>
                  <w:b w:val="0"/>
                  <w:bCs w:val="0"/>
                  <w:sz w:val="22"/>
                  <w:szCs w:val="22"/>
                </w:rPr>
                <w:t>Accompagnement au financement</w:t>
              </w:r>
            </w:ins>
          </w:p>
        </w:tc>
        <w:tc>
          <w:tcPr>
            <w:tcW w:w="0" w:type="dxa"/>
            <w:vAlign w:val="center"/>
            <w:tcPrChange w:id="148" w:author="Tatiana BOUET" w:date="2023-02-15T15:29:00Z">
              <w:tcPr>
                <w:tcW w:w="1894" w:type="dxa"/>
                <w:gridSpan w:val="2"/>
              </w:tcPr>
            </w:tcPrChange>
          </w:tcPr>
          <w:p w14:paraId="4EF08DF8" w14:textId="77777777" w:rsidR="003F30A1" w:rsidRPr="00AE0CE5" w:rsidRDefault="003F30A1" w:rsidP="000F4C9E">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ins w:id="149" w:author="Tatiana BOUET" w:date="2022-10-27T10:17:00Z"/>
                <w:sz w:val="22"/>
                <w:szCs w:val="22"/>
              </w:rPr>
            </w:pPr>
            <w:ins w:id="150" w:author="Tatiana BOUET" w:date="2022-10-27T10:17:00Z">
              <w:r w:rsidRPr="00AE0CE5">
                <w:rPr>
                  <w:sz w:val="22"/>
                  <w:szCs w:val="22"/>
                </w:rPr>
                <w:t>250 €</w:t>
              </w:r>
            </w:ins>
          </w:p>
        </w:tc>
      </w:tr>
      <w:tr w:rsidR="003F30A1" w:rsidRPr="009A08CA" w14:paraId="1AB3A9B1" w14:textId="77777777" w:rsidTr="000F4C9E">
        <w:trPr>
          <w:cnfStyle w:val="000000100000" w:firstRow="0" w:lastRow="0" w:firstColumn="0" w:lastColumn="0" w:oddVBand="0" w:evenVBand="0" w:oddHBand="1" w:evenHBand="0" w:firstRowFirstColumn="0" w:firstRowLastColumn="0" w:lastRowFirstColumn="0" w:lastRowLastColumn="0"/>
          <w:trHeight w:val="435"/>
          <w:jc w:val="center"/>
          <w:ins w:id="151" w:author="Tatiana BOUET" w:date="2022-10-27T10:17:00Z"/>
          <w:trPrChange w:id="152" w:author="Tatiana BOUET" w:date="2023-02-15T15:29:00Z">
            <w:trPr>
              <w:trHeight w:val="435"/>
              <w:jc w:val="center"/>
            </w:trPr>
          </w:trPrChange>
        </w:trPr>
        <w:tc>
          <w:tcPr>
            <w:cnfStyle w:val="001000000000" w:firstRow="0" w:lastRow="0" w:firstColumn="1" w:lastColumn="0" w:oddVBand="0" w:evenVBand="0" w:oddHBand="0" w:evenHBand="0" w:firstRowFirstColumn="0" w:firstRowLastColumn="0" w:lastRowFirstColumn="0" w:lastRowLastColumn="0"/>
            <w:tcW w:w="0" w:type="dxa"/>
            <w:vAlign w:val="center"/>
            <w:tcPrChange w:id="153" w:author="Tatiana BOUET" w:date="2023-02-15T15:29:00Z">
              <w:tcPr>
                <w:tcW w:w="0" w:type="dxa"/>
              </w:tcPr>
            </w:tcPrChange>
          </w:tcPr>
          <w:p w14:paraId="2F15EAE0" w14:textId="77777777" w:rsidR="003F30A1" w:rsidRPr="00AE0CE5" w:rsidRDefault="003F30A1" w:rsidP="000F4C9E">
            <w:pPr>
              <w:tabs>
                <w:tab w:val="left" w:pos="1064"/>
              </w:tabs>
              <w:ind w:right="-567"/>
              <w:cnfStyle w:val="001000100000" w:firstRow="0" w:lastRow="0" w:firstColumn="1" w:lastColumn="0" w:oddVBand="0" w:evenVBand="0" w:oddHBand="1" w:evenHBand="0" w:firstRowFirstColumn="0" w:firstRowLastColumn="0" w:lastRowFirstColumn="0" w:lastRowLastColumn="0"/>
              <w:rPr>
                <w:ins w:id="154" w:author="Tatiana BOUET" w:date="2022-10-27T10:17:00Z"/>
                <w:b w:val="0"/>
                <w:bCs w:val="0"/>
                <w:sz w:val="22"/>
                <w:szCs w:val="22"/>
              </w:rPr>
            </w:pPr>
            <w:ins w:id="155" w:author="Tatiana BOUET" w:date="2022-10-27T10:17:00Z">
              <w:r w:rsidRPr="00AE0CE5">
                <w:rPr>
                  <w:b w:val="0"/>
                  <w:bCs w:val="0"/>
                  <w:sz w:val="22"/>
                  <w:szCs w:val="22"/>
                </w:rPr>
                <w:t xml:space="preserve">Engagement Collectif de Conservation et dénonciation </w:t>
              </w:r>
            </w:ins>
          </w:p>
        </w:tc>
        <w:tc>
          <w:tcPr>
            <w:tcW w:w="0" w:type="dxa"/>
            <w:vAlign w:val="center"/>
            <w:tcPrChange w:id="156" w:author="Tatiana BOUET" w:date="2023-02-15T15:29:00Z">
              <w:tcPr>
                <w:tcW w:w="1894" w:type="dxa"/>
                <w:gridSpan w:val="2"/>
              </w:tcPr>
            </w:tcPrChange>
          </w:tcPr>
          <w:p w14:paraId="76E06C9D" w14:textId="77777777" w:rsidR="003F30A1" w:rsidRPr="00AE0CE5" w:rsidRDefault="003F30A1" w:rsidP="000F4C9E">
            <w:pPr>
              <w:tabs>
                <w:tab w:val="left" w:pos="1064"/>
              </w:tabs>
              <w:ind w:right="-112"/>
              <w:jc w:val="center"/>
              <w:cnfStyle w:val="000000100000" w:firstRow="0" w:lastRow="0" w:firstColumn="0" w:lastColumn="0" w:oddVBand="0" w:evenVBand="0" w:oddHBand="1" w:evenHBand="0" w:firstRowFirstColumn="0" w:firstRowLastColumn="0" w:lastRowFirstColumn="0" w:lastRowLastColumn="0"/>
              <w:rPr>
                <w:ins w:id="157" w:author="Tatiana BOUET" w:date="2022-10-27T10:17:00Z"/>
                <w:sz w:val="22"/>
                <w:szCs w:val="22"/>
              </w:rPr>
            </w:pPr>
            <w:ins w:id="158" w:author="Tatiana BOUET" w:date="2022-10-27T10:17:00Z">
              <w:r w:rsidRPr="00AE0CE5">
                <w:rPr>
                  <w:sz w:val="22"/>
                  <w:szCs w:val="22"/>
                </w:rPr>
                <w:t>Sur devis (*)</w:t>
              </w:r>
            </w:ins>
          </w:p>
        </w:tc>
      </w:tr>
      <w:tr w:rsidR="003F30A1" w:rsidRPr="009A08CA" w14:paraId="0B64B295" w14:textId="77777777" w:rsidTr="000F4C9E">
        <w:trPr>
          <w:trHeight w:val="413"/>
          <w:jc w:val="center"/>
          <w:ins w:id="159" w:author="Tatiana BOUET" w:date="2022-10-27T10:17:00Z"/>
          <w:trPrChange w:id="160" w:author="Tatiana BOUET" w:date="2023-02-15T15:29:00Z">
            <w:trPr>
              <w:trHeight w:val="413"/>
              <w:jc w:val="center"/>
            </w:trPr>
          </w:trPrChange>
        </w:trPr>
        <w:tc>
          <w:tcPr>
            <w:cnfStyle w:val="001000000000" w:firstRow="0" w:lastRow="0" w:firstColumn="1" w:lastColumn="0" w:oddVBand="0" w:evenVBand="0" w:oddHBand="0" w:evenHBand="0" w:firstRowFirstColumn="0" w:firstRowLastColumn="0" w:lastRowFirstColumn="0" w:lastRowLastColumn="0"/>
            <w:tcW w:w="0" w:type="dxa"/>
            <w:vAlign w:val="center"/>
            <w:tcPrChange w:id="161" w:author="Tatiana BOUET" w:date="2023-02-15T15:29:00Z">
              <w:tcPr>
                <w:tcW w:w="0" w:type="dxa"/>
              </w:tcPr>
            </w:tcPrChange>
          </w:tcPr>
          <w:p w14:paraId="79819914" w14:textId="77777777" w:rsidR="003F30A1" w:rsidRPr="00AE0CE5" w:rsidRDefault="003F30A1" w:rsidP="000F4C9E">
            <w:pPr>
              <w:tabs>
                <w:tab w:val="left" w:pos="1064"/>
              </w:tabs>
              <w:ind w:right="-567"/>
              <w:rPr>
                <w:ins w:id="162" w:author="Tatiana BOUET" w:date="2022-10-27T10:17:00Z"/>
                <w:b w:val="0"/>
                <w:bCs w:val="0"/>
                <w:sz w:val="22"/>
                <w:szCs w:val="22"/>
              </w:rPr>
            </w:pPr>
            <w:ins w:id="163" w:author="Tatiana BOUET" w:date="2022-10-27T10:17:00Z">
              <w:r w:rsidRPr="00AE0CE5">
                <w:rPr>
                  <w:b w:val="0"/>
                  <w:bCs w:val="0"/>
                  <w:sz w:val="22"/>
                  <w:szCs w:val="22"/>
                </w:rPr>
                <w:t>Assistance auprès de divers professionnels</w:t>
              </w:r>
            </w:ins>
          </w:p>
        </w:tc>
        <w:tc>
          <w:tcPr>
            <w:tcW w:w="0" w:type="dxa"/>
            <w:vAlign w:val="center"/>
            <w:tcPrChange w:id="164" w:author="Tatiana BOUET" w:date="2023-02-15T15:29:00Z">
              <w:tcPr>
                <w:tcW w:w="1894" w:type="dxa"/>
                <w:gridSpan w:val="2"/>
              </w:tcPr>
            </w:tcPrChange>
          </w:tcPr>
          <w:p w14:paraId="7BDA93CA" w14:textId="77777777" w:rsidR="003F30A1" w:rsidRPr="00AE0CE5" w:rsidRDefault="003F30A1" w:rsidP="000F4C9E">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ins w:id="165" w:author="Tatiana BOUET" w:date="2022-10-27T10:17:00Z"/>
                <w:sz w:val="22"/>
                <w:szCs w:val="22"/>
              </w:rPr>
            </w:pPr>
            <w:ins w:id="166" w:author="Tatiana BOUET" w:date="2022-10-27T10:17:00Z">
              <w:r w:rsidRPr="00AE0CE5">
                <w:rPr>
                  <w:sz w:val="22"/>
                  <w:szCs w:val="22"/>
                </w:rPr>
                <w:t>Sur devis (*)</w:t>
              </w:r>
            </w:ins>
          </w:p>
        </w:tc>
      </w:tr>
      <w:tr w:rsidR="003F30A1" w:rsidRPr="009A08CA" w14:paraId="73BB44A4" w14:textId="77777777" w:rsidTr="000F4C9E">
        <w:trPr>
          <w:cnfStyle w:val="000000100000" w:firstRow="0" w:lastRow="0" w:firstColumn="0" w:lastColumn="0" w:oddVBand="0" w:evenVBand="0" w:oddHBand="1" w:evenHBand="0" w:firstRowFirstColumn="0" w:firstRowLastColumn="0" w:lastRowFirstColumn="0" w:lastRowLastColumn="0"/>
          <w:trHeight w:val="405"/>
          <w:jc w:val="center"/>
          <w:ins w:id="167" w:author="Tatiana BOUET" w:date="2022-10-27T10:17:00Z"/>
          <w:trPrChange w:id="168" w:author="Tatiana BOUET" w:date="2023-02-15T15:29:00Z">
            <w:trPr>
              <w:trHeight w:val="405"/>
              <w:jc w:val="center"/>
            </w:trPr>
          </w:trPrChange>
        </w:trPr>
        <w:tc>
          <w:tcPr>
            <w:cnfStyle w:val="001000000000" w:firstRow="0" w:lastRow="0" w:firstColumn="1" w:lastColumn="0" w:oddVBand="0" w:evenVBand="0" w:oddHBand="0" w:evenHBand="0" w:firstRowFirstColumn="0" w:firstRowLastColumn="0" w:lastRowFirstColumn="0" w:lastRowLastColumn="0"/>
            <w:tcW w:w="0" w:type="dxa"/>
            <w:vAlign w:val="center"/>
            <w:tcPrChange w:id="169" w:author="Tatiana BOUET" w:date="2023-02-15T15:29:00Z">
              <w:tcPr>
                <w:tcW w:w="0" w:type="dxa"/>
              </w:tcPr>
            </w:tcPrChange>
          </w:tcPr>
          <w:p w14:paraId="3123BDE5" w14:textId="77777777" w:rsidR="003F30A1" w:rsidRPr="00AE0CE5" w:rsidRDefault="003F30A1" w:rsidP="000F4C9E">
            <w:pPr>
              <w:tabs>
                <w:tab w:val="left" w:pos="1064"/>
              </w:tabs>
              <w:ind w:right="-567"/>
              <w:cnfStyle w:val="001000100000" w:firstRow="0" w:lastRow="0" w:firstColumn="1" w:lastColumn="0" w:oddVBand="0" w:evenVBand="0" w:oddHBand="1" w:evenHBand="0" w:firstRowFirstColumn="0" w:firstRowLastColumn="0" w:lastRowFirstColumn="0" w:lastRowLastColumn="0"/>
              <w:rPr>
                <w:ins w:id="170" w:author="Tatiana BOUET" w:date="2022-10-27T10:17:00Z"/>
                <w:b w:val="0"/>
                <w:bCs w:val="0"/>
                <w:sz w:val="22"/>
                <w:szCs w:val="22"/>
              </w:rPr>
            </w:pPr>
            <w:ins w:id="171" w:author="Tatiana BOUET" w:date="2022-10-27T10:17:00Z">
              <w:r w:rsidRPr="00AE0CE5">
                <w:rPr>
                  <w:b w:val="0"/>
                  <w:bCs w:val="0"/>
                  <w:sz w:val="22"/>
                  <w:szCs w:val="22"/>
                </w:rPr>
                <w:t>Assistance auprès des services fiscaux</w:t>
              </w:r>
            </w:ins>
          </w:p>
        </w:tc>
        <w:tc>
          <w:tcPr>
            <w:tcW w:w="0" w:type="dxa"/>
            <w:vAlign w:val="center"/>
            <w:tcPrChange w:id="172" w:author="Tatiana BOUET" w:date="2023-02-15T15:29:00Z">
              <w:tcPr>
                <w:tcW w:w="1894" w:type="dxa"/>
                <w:gridSpan w:val="2"/>
              </w:tcPr>
            </w:tcPrChange>
          </w:tcPr>
          <w:p w14:paraId="4338C3C5" w14:textId="77777777" w:rsidR="003F30A1" w:rsidRPr="00AE0CE5" w:rsidRDefault="003F30A1" w:rsidP="000F4C9E">
            <w:pPr>
              <w:tabs>
                <w:tab w:val="left" w:pos="1064"/>
              </w:tabs>
              <w:ind w:right="-112"/>
              <w:jc w:val="center"/>
              <w:cnfStyle w:val="000000100000" w:firstRow="0" w:lastRow="0" w:firstColumn="0" w:lastColumn="0" w:oddVBand="0" w:evenVBand="0" w:oddHBand="1" w:evenHBand="0" w:firstRowFirstColumn="0" w:firstRowLastColumn="0" w:lastRowFirstColumn="0" w:lastRowLastColumn="0"/>
              <w:rPr>
                <w:ins w:id="173" w:author="Tatiana BOUET" w:date="2022-10-27T10:17:00Z"/>
                <w:sz w:val="22"/>
                <w:szCs w:val="22"/>
              </w:rPr>
            </w:pPr>
            <w:ins w:id="174" w:author="Tatiana BOUET" w:date="2022-10-27T10:17:00Z">
              <w:r w:rsidRPr="00AE0CE5">
                <w:rPr>
                  <w:sz w:val="22"/>
                  <w:szCs w:val="22"/>
                </w:rPr>
                <w:t>Sur devis (*)</w:t>
              </w:r>
            </w:ins>
          </w:p>
        </w:tc>
      </w:tr>
      <w:tr w:rsidR="003F30A1" w:rsidRPr="009A08CA" w14:paraId="05B2123C" w14:textId="77777777" w:rsidTr="000F4C9E">
        <w:trPr>
          <w:trHeight w:val="424"/>
          <w:jc w:val="center"/>
          <w:ins w:id="175" w:author="Tatiana BOUET" w:date="2022-10-27T10:17:00Z"/>
          <w:trPrChange w:id="176" w:author="Tatiana BOUET" w:date="2023-02-15T15:29:00Z">
            <w:trPr>
              <w:trHeight w:val="424"/>
              <w:jc w:val="center"/>
            </w:trPr>
          </w:trPrChange>
        </w:trPr>
        <w:tc>
          <w:tcPr>
            <w:cnfStyle w:val="001000000000" w:firstRow="0" w:lastRow="0" w:firstColumn="1" w:lastColumn="0" w:oddVBand="0" w:evenVBand="0" w:oddHBand="0" w:evenHBand="0" w:firstRowFirstColumn="0" w:firstRowLastColumn="0" w:lastRowFirstColumn="0" w:lastRowLastColumn="0"/>
            <w:tcW w:w="0" w:type="dxa"/>
            <w:vAlign w:val="center"/>
            <w:tcPrChange w:id="177" w:author="Tatiana BOUET" w:date="2023-02-15T15:29:00Z">
              <w:tcPr>
                <w:tcW w:w="0" w:type="dxa"/>
              </w:tcPr>
            </w:tcPrChange>
          </w:tcPr>
          <w:p w14:paraId="72452CE1" w14:textId="77777777" w:rsidR="003F30A1" w:rsidRPr="00AE0CE5" w:rsidRDefault="003F30A1" w:rsidP="000F4C9E">
            <w:pPr>
              <w:tabs>
                <w:tab w:val="left" w:pos="1064"/>
              </w:tabs>
              <w:ind w:right="-567"/>
              <w:rPr>
                <w:ins w:id="178" w:author="Tatiana BOUET" w:date="2022-10-27T10:17:00Z"/>
                <w:b w:val="0"/>
                <w:bCs w:val="0"/>
                <w:sz w:val="22"/>
                <w:szCs w:val="22"/>
              </w:rPr>
            </w:pPr>
            <w:ins w:id="179" w:author="Tatiana BOUET" w:date="2022-10-27T10:17:00Z">
              <w:r w:rsidRPr="00AE0CE5">
                <w:rPr>
                  <w:b w:val="0"/>
                  <w:bCs w:val="0"/>
                  <w:sz w:val="22"/>
                  <w:szCs w:val="22"/>
                </w:rPr>
                <w:t>Assistance auprès des services sociaux</w:t>
              </w:r>
            </w:ins>
          </w:p>
        </w:tc>
        <w:tc>
          <w:tcPr>
            <w:tcW w:w="0" w:type="dxa"/>
            <w:vAlign w:val="center"/>
            <w:tcPrChange w:id="180" w:author="Tatiana BOUET" w:date="2023-02-15T15:29:00Z">
              <w:tcPr>
                <w:tcW w:w="1894" w:type="dxa"/>
                <w:gridSpan w:val="2"/>
              </w:tcPr>
            </w:tcPrChange>
          </w:tcPr>
          <w:p w14:paraId="62D7A3C1" w14:textId="77777777" w:rsidR="003F30A1" w:rsidRPr="00AE0CE5" w:rsidRDefault="003F30A1" w:rsidP="000F4C9E">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ins w:id="181" w:author="Tatiana BOUET" w:date="2022-10-27T10:17:00Z"/>
                <w:sz w:val="22"/>
                <w:szCs w:val="22"/>
              </w:rPr>
            </w:pPr>
            <w:ins w:id="182" w:author="Tatiana BOUET" w:date="2022-10-27T10:17:00Z">
              <w:r w:rsidRPr="00AE0CE5">
                <w:rPr>
                  <w:sz w:val="22"/>
                  <w:szCs w:val="22"/>
                </w:rPr>
                <w:t>Sur devis (*)</w:t>
              </w:r>
            </w:ins>
          </w:p>
        </w:tc>
      </w:tr>
      <w:tr w:rsidR="003F30A1" w:rsidRPr="009A08CA" w14:paraId="160AC5F4" w14:textId="77777777" w:rsidTr="000F4C9E">
        <w:trPr>
          <w:cnfStyle w:val="000000100000" w:firstRow="0" w:lastRow="0" w:firstColumn="0" w:lastColumn="0" w:oddVBand="0" w:evenVBand="0" w:oddHBand="1" w:evenHBand="0" w:firstRowFirstColumn="0" w:firstRowLastColumn="0" w:lastRowFirstColumn="0" w:lastRowLastColumn="0"/>
          <w:trHeight w:val="403"/>
          <w:jc w:val="center"/>
          <w:ins w:id="183" w:author="Tatiana BOUET" w:date="2022-10-27T10:17:00Z"/>
          <w:trPrChange w:id="184" w:author="Tatiana BOUET" w:date="2023-02-15T15:29:00Z">
            <w:trPr>
              <w:trHeight w:val="403"/>
              <w:jc w:val="center"/>
            </w:trPr>
          </w:trPrChange>
        </w:trPr>
        <w:tc>
          <w:tcPr>
            <w:cnfStyle w:val="001000000000" w:firstRow="0" w:lastRow="0" w:firstColumn="1" w:lastColumn="0" w:oddVBand="0" w:evenVBand="0" w:oddHBand="0" w:evenHBand="0" w:firstRowFirstColumn="0" w:firstRowLastColumn="0" w:lastRowFirstColumn="0" w:lastRowLastColumn="0"/>
            <w:tcW w:w="0" w:type="dxa"/>
            <w:vAlign w:val="center"/>
            <w:tcPrChange w:id="185" w:author="Tatiana BOUET" w:date="2023-02-15T15:29:00Z">
              <w:tcPr>
                <w:tcW w:w="0" w:type="dxa"/>
              </w:tcPr>
            </w:tcPrChange>
          </w:tcPr>
          <w:p w14:paraId="1B724996" w14:textId="77777777" w:rsidR="003F30A1" w:rsidRPr="00AE0CE5" w:rsidRDefault="003F30A1" w:rsidP="000F4C9E">
            <w:pPr>
              <w:tabs>
                <w:tab w:val="left" w:pos="1064"/>
              </w:tabs>
              <w:ind w:right="-567"/>
              <w:cnfStyle w:val="001000100000" w:firstRow="0" w:lastRow="0" w:firstColumn="1" w:lastColumn="0" w:oddVBand="0" w:evenVBand="0" w:oddHBand="1" w:evenHBand="0" w:firstRowFirstColumn="0" w:firstRowLastColumn="0" w:lastRowFirstColumn="0" w:lastRowLastColumn="0"/>
              <w:rPr>
                <w:ins w:id="186" w:author="Tatiana BOUET" w:date="2022-10-27T10:17:00Z"/>
                <w:b w:val="0"/>
                <w:bCs w:val="0"/>
                <w:sz w:val="22"/>
                <w:szCs w:val="22"/>
              </w:rPr>
            </w:pPr>
            <w:ins w:id="187" w:author="Tatiana BOUET" w:date="2022-10-27T10:17:00Z">
              <w:r w:rsidRPr="00AE0CE5">
                <w:rPr>
                  <w:b w:val="0"/>
                  <w:bCs w:val="0"/>
                  <w:sz w:val="22"/>
                  <w:szCs w:val="22"/>
                </w:rPr>
                <w:t>Autres prestations</w:t>
              </w:r>
            </w:ins>
          </w:p>
        </w:tc>
        <w:tc>
          <w:tcPr>
            <w:tcW w:w="0" w:type="dxa"/>
            <w:vAlign w:val="center"/>
            <w:tcPrChange w:id="188" w:author="Tatiana BOUET" w:date="2023-02-15T15:29:00Z">
              <w:tcPr>
                <w:tcW w:w="1894" w:type="dxa"/>
                <w:gridSpan w:val="2"/>
              </w:tcPr>
            </w:tcPrChange>
          </w:tcPr>
          <w:p w14:paraId="0A7DC567" w14:textId="77777777" w:rsidR="003F30A1" w:rsidRPr="00AE0CE5" w:rsidRDefault="003F30A1" w:rsidP="000F4C9E">
            <w:pPr>
              <w:tabs>
                <w:tab w:val="left" w:pos="1064"/>
              </w:tabs>
              <w:ind w:right="-112"/>
              <w:jc w:val="center"/>
              <w:cnfStyle w:val="000000100000" w:firstRow="0" w:lastRow="0" w:firstColumn="0" w:lastColumn="0" w:oddVBand="0" w:evenVBand="0" w:oddHBand="1" w:evenHBand="0" w:firstRowFirstColumn="0" w:firstRowLastColumn="0" w:lastRowFirstColumn="0" w:lastRowLastColumn="0"/>
              <w:rPr>
                <w:ins w:id="189" w:author="Tatiana BOUET" w:date="2022-10-27T10:17:00Z"/>
                <w:sz w:val="22"/>
                <w:szCs w:val="22"/>
              </w:rPr>
            </w:pPr>
            <w:ins w:id="190" w:author="Tatiana BOUET" w:date="2022-10-27T10:17:00Z">
              <w:r w:rsidRPr="00AE0CE5">
                <w:rPr>
                  <w:sz w:val="22"/>
                  <w:szCs w:val="22"/>
                </w:rPr>
                <w:t>Sur devis (*)</w:t>
              </w:r>
            </w:ins>
          </w:p>
        </w:tc>
      </w:tr>
    </w:tbl>
    <w:p w14:paraId="3658EAB2" w14:textId="77777777" w:rsidR="003F30A1" w:rsidRDefault="003F30A1" w:rsidP="003F30A1">
      <w:pPr>
        <w:pStyle w:val="CorpsdeTexte"/>
        <w:ind w:firstLine="708"/>
        <w:jc w:val="both"/>
        <w:rPr>
          <w:ins w:id="191" w:author="Tatiana BOUET" w:date="2022-10-27T10:17:00Z"/>
          <w:rFonts w:ascii="Times New Roman" w:hAnsi="Times New Roman" w:cs="Times New Roman"/>
          <w:b/>
          <w:bCs/>
          <w:sz w:val="22"/>
          <w:szCs w:val="22"/>
          <w:lang w:eastAsia="en-US"/>
        </w:rPr>
      </w:pPr>
      <w:ins w:id="192" w:author="Tatiana BOUET" w:date="2022-10-27T10:17:00Z">
        <w:r w:rsidRPr="00AC4ECD">
          <w:rPr>
            <w:rFonts w:ascii="Times New Roman" w:hAnsi="Times New Roman" w:cs="Times New Roman"/>
            <w:b/>
            <w:bCs/>
            <w:sz w:val="22"/>
            <w:szCs w:val="22"/>
            <w:lang w:eastAsia="en-US"/>
          </w:rPr>
          <w:t>(*) Taux horaire de 150 €</w:t>
        </w:r>
      </w:ins>
    </w:p>
    <w:p w14:paraId="477DD499" w14:textId="77777777" w:rsidR="003F30A1" w:rsidRDefault="003F30A1" w:rsidP="003F30A1">
      <w:pPr>
        <w:pStyle w:val="CorpsdeTexte"/>
        <w:jc w:val="both"/>
        <w:rPr>
          <w:ins w:id="193" w:author="Tatiana BOUET" w:date="2022-10-27T10:18:00Z"/>
          <w:rFonts w:ascii="Times New Roman" w:hAnsi="Times New Roman" w:cs="Times New Roman"/>
          <w:sz w:val="22"/>
          <w:szCs w:val="22"/>
        </w:rPr>
      </w:pPr>
    </w:p>
    <w:p w14:paraId="5B5F1AD8" w14:textId="1C2BACAC" w:rsidR="00CB798F" w:rsidDel="00135EDB" w:rsidRDefault="00CB798F">
      <w:pPr>
        <w:pStyle w:val="TM1"/>
        <w:rPr>
          <w:del w:id="194" w:author="Tatiana BOUET" w:date="2023-02-14T11:47:00Z"/>
        </w:rPr>
        <w:pPrChange w:id="195" w:author="Tatiana BOUET" w:date="2024-04-04T14:17:00Z">
          <w:pPr>
            <w:pStyle w:val="CorpsdeTexte"/>
            <w:numPr>
              <w:numId w:val="4"/>
            </w:numPr>
            <w:ind w:left="720" w:hanging="360"/>
            <w:jc w:val="both"/>
          </w:pPr>
        </w:pPrChange>
      </w:pPr>
    </w:p>
    <w:p w14:paraId="001C04E9" w14:textId="77777777" w:rsidR="00AB6C7B" w:rsidRPr="00A219E3" w:rsidRDefault="00AB6C7B" w:rsidP="00FC5F94">
      <w:pPr>
        <w:pStyle w:val="TM1"/>
      </w:pPr>
      <w:r w:rsidRPr="00A219E3">
        <w:t>Confidentialité</w:t>
      </w:r>
    </w:p>
    <w:p w14:paraId="001C04EA" w14:textId="77777777" w:rsidR="00AB6C7B" w:rsidRPr="00485C5D" w:rsidRDefault="00AB6C7B" w:rsidP="00AB6C7B">
      <w:pPr>
        <w:pStyle w:val="CorpsdeTexte"/>
        <w:jc w:val="both"/>
        <w:rPr>
          <w:rFonts w:ascii="Times New Roman" w:hAnsi="Times New Roman" w:cs="Times New Roman"/>
          <w:sz w:val="22"/>
          <w:szCs w:val="22"/>
        </w:rPr>
      </w:pPr>
    </w:p>
    <w:p w14:paraId="001C04EB" w14:textId="77777777" w:rsidR="00AB6C7B" w:rsidRPr="00485C5D" w:rsidRDefault="00AB6C7B" w:rsidP="00AB6C7B">
      <w:pPr>
        <w:pStyle w:val="CorpsdeTexte"/>
        <w:jc w:val="both"/>
        <w:rPr>
          <w:rFonts w:ascii="Times New Roman" w:hAnsi="Times New Roman" w:cs="Times New Roman"/>
          <w:sz w:val="22"/>
          <w:szCs w:val="22"/>
        </w:rPr>
      </w:pPr>
      <w:r w:rsidRPr="00485C5D">
        <w:rPr>
          <w:rFonts w:ascii="Times New Roman" w:hAnsi="Times New Roman" w:cs="Times New Roman"/>
          <w:sz w:val="22"/>
          <w:szCs w:val="22"/>
        </w:rPr>
        <w:t>Tous les documents et éléments qui nous sont transmis sont traités avec la plus extrême confidentialité.</w:t>
      </w:r>
    </w:p>
    <w:p w14:paraId="001C04EC" w14:textId="77777777" w:rsidR="00AB6C7B" w:rsidRPr="00485C5D" w:rsidRDefault="00AB6C7B" w:rsidP="00AB6C7B">
      <w:pPr>
        <w:pStyle w:val="CorpsdeTexte"/>
        <w:jc w:val="both"/>
        <w:rPr>
          <w:rFonts w:ascii="Times New Roman" w:hAnsi="Times New Roman" w:cs="Times New Roman"/>
          <w:sz w:val="22"/>
          <w:szCs w:val="22"/>
        </w:rPr>
      </w:pPr>
      <w:r w:rsidRPr="00485C5D">
        <w:rPr>
          <w:rFonts w:ascii="Times New Roman" w:hAnsi="Times New Roman" w:cs="Times New Roman"/>
          <w:sz w:val="22"/>
          <w:szCs w:val="22"/>
        </w:rPr>
        <w:t>Nous en avons pris l'engagement auprès de la CNIL (Commission Nationales de l'Informatique et des Libertés), selon les prescriptions de la loi n° 78-17 du 6 janvier 1978.</w:t>
      </w:r>
    </w:p>
    <w:p w14:paraId="001C04ED" w14:textId="77777777" w:rsidR="00AB6C7B" w:rsidRPr="00485C5D" w:rsidRDefault="00AB6C7B" w:rsidP="00AB6C7B">
      <w:pPr>
        <w:pStyle w:val="CorpsdeTexte"/>
        <w:jc w:val="both"/>
        <w:rPr>
          <w:rFonts w:ascii="Times New Roman" w:hAnsi="Times New Roman" w:cs="Times New Roman"/>
          <w:sz w:val="22"/>
          <w:szCs w:val="22"/>
        </w:rPr>
      </w:pPr>
      <w:r w:rsidRPr="00485C5D">
        <w:rPr>
          <w:rFonts w:ascii="Times New Roman" w:hAnsi="Times New Roman" w:cs="Times New Roman"/>
          <w:sz w:val="22"/>
          <w:szCs w:val="22"/>
        </w:rPr>
        <w:t>Le droit d'accès et de rectific</w:t>
      </w:r>
      <w:r>
        <w:rPr>
          <w:rFonts w:ascii="Times New Roman" w:hAnsi="Times New Roman" w:cs="Times New Roman"/>
          <w:sz w:val="22"/>
          <w:szCs w:val="22"/>
        </w:rPr>
        <w:t>ation de ces informations peut être exercé,</w:t>
      </w:r>
      <w:r w:rsidRPr="00485C5D">
        <w:rPr>
          <w:rFonts w:ascii="Times New Roman" w:hAnsi="Times New Roman" w:cs="Times New Roman"/>
          <w:sz w:val="22"/>
          <w:szCs w:val="22"/>
        </w:rPr>
        <w:t xml:space="preserve"> </w:t>
      </w:r>
      <w:r>
        <w:rPr>
          <w:rFonts w:ascii="Times New Roman" w:hAnsi="Times New Roman" w:cs="Times New Roman"/>
          <w:sz w:val="22"/>
          <w:szCs w:val="22"/>
        </w:rPr>
        <w:t xml:space="preserve">au </w:t>
      </w:r>
      <w:r w:rsidRPr="00485C5D">
        <w:rPr>
          <w:rFonts w:ascii="Times New Roman" w:hAnsi="Times New Roman" w:cs="Times New Roman"/>
          <w:sz w:val="22"/>
          <w:szCs w:val="22"/>
        </w:rPr>
        <w:t>siège social du cabinet.</w:t>
      </w:r>
    </w:p>
    <w:p w14:paraId="001C04EE" w14:textId="77777777" w:rsidR="00AB6C7B" w:rsidRPr="00485C5D" w:rsidRDefault="00AB6C7B" w:rsidP="00AB6C7B">
      <w:pPr>
        <w:pStyle w:val="CorpsdeTexte"/>
        <w:jc w:val="both"/>
        <w:rPr>
          <w:rFonts w:ascii="Times New Roman" w:hAnsi="Times New Roman" w:cs="Times New Roman"/>
          <w:sz w:val="22"/>
          <w:szCs w:val="22"/>
        </w:rPr>
      </w:pPr>
    </w:p>
    <w:p w14:paraId="001C04EF" w14:textId="77777777" w:rsidR="00AB6C7B" w:rsidRDefault="00AB6C7B" w:rsidP="00AB6C7B">
      <w:pPr>
        <w:pStyle w:val="CorpsdeTexte"/>
        <w:jc w:val="both"/>
        <w:rPr>
          <w:rFonts w:ascii="Times New Roman" w:hAnsi="Times New Roman" w:cs="Times New Roman"/>
          <w:sz w:val="22"/>
          <w:szCs w:val="22"/>
        </w:rPr>
      </w:pPr>
      <w:r w:rsidRPr="00485C5D">
        <w:rPr>
          <w:rFonts w:ascii="Times New Roman" w:hAnsi="Times New Roman" w:cs="Times New Roman"/>
          <w:sz w:val="22"/>
          <w:szCs w:val="22"/>
        </w:rPr>
        <w:t>Suivant la complexité de votre dossier, notre mission fera apparaître le besoin d’échanger des information</w:t>
      </w:r>
      <w:r>
        <w:rPr>
          <w:rFonts w:ascii="Times New Roman" w:hAnsi="Times New Roman" w:cs="Times New Roman"/>
          <w:sz w:val="22"/>
          <w:szCs w:val="22"/>
        </w:rPr>
        <w:t>s</w:t>
      </w:r>
      <w:r w:rsidRPr="00485C5D">
        <w:rPr>
          <w:rFonts w:ascii="Times New Roman" w:hAnsi="Times New Roman" w:cs="Times New Roman"/>
          <w:sz w:val="22"/>
          <w:szCs w:val="22"/>
        </w:rPr>
        <w:t xml:space="preserve"> à votre sujet avec vos autres conseils ou partenaires financiers, qu’ils soient par exemple expert-comptable, no</w:t>
      </w:r>
      <w:r>
        <w:rPr>
          <w:rFonts w:ascii="Times New Roman" w:hAnsi="Times New Roman" w:cs="Times New Roman"/>
          <w:sz w:val="22"/>
          <w:szCs w:val="22"/>
        </w:rPr>
        <w:t>taire, avocat, banquier.</w:t>
      </w:r>
    </w:p>
    <w:p w14:paraId="001C04F0" w14:textId="77777777" w:rsidR="00AB6C7B" w:rsidRDefault="00AB6C7B" w:rsidP="00AB6C7B">
      <w:pPr>
        <w:pStyle w:val="CorpsdeTexte"/>
        <w:jc w:val="both"/>
        <w:rPr>
          <w:rFonts w:ascii="Times New Roman" w:hAnsi="Times New Roman" w:cs="Times New Roman"/>
          <w:sz w:val="22"/>
          <w:szCs w:val="22"/>
        </w:rPr>
      </w:pPr>
    </w:p>
    <w:p w14:paraId="001C04F1" w14:textId="77777777" w:rsidR="00AB6C7B" w:rsidRDefault="00AB6C7B" w:rsidP="00AB6C7B">
      <w:pPr>
        <w:pStyle w:val="CorpsdeTexte"/>
        <w:jc w:val="both"/>
        <w:rPr>
          <w:ins w:id="196" w:author="Tatiana BOUET" w:date="2023-11-23T13:35:00Z"/>
          <w:rFonts w:ascii="Times New Roman" w:hAnsi="Times New Roman" w:cs="Times New Roman"/>
          <w:sz w:val="22"/>
          <w:szCs w:val="22"/>
        </w:rPr>
      </w:pPr>
      <w:r w:rsidRPr="00485C5D">
        <w:rPr>
          <w:rFonts w:ascii="Times New Roman" w:hAnsi="Times New Roman" w:cs="Times New Roman"/>
          <w:sz w:val="22"/>
          <w:szCs w:val="22"/>
        </w:rPr>
        <w:t>Par la production de cette lettre de mission signée par vous, et notamment pour les pr</w:t>
      </w:r>
      <w:r w:rsidR="004D6204">
        <w:rPr>
          <w:rFonts w:ascii="Times New Roman" w:hAnsi="Times New Roman" w:cs="Times New Roman"/>
          <w:sz w:val="22"/>
          <w:szCs w:val="22"/>
        </w:rPr>
        <w:t>ofessionnels mentionnés ci-dess</w:t>
      </w:r>
      <w:r w:rsidRPr="00485C5D">
        <w:rPr>
          <w:rFonts w:ascii="Times New Roman" w:hAnsi="Times New Roman" w:cs="Times New Roman"/>
          <w:sz w:val="22"/>
          <w:szCs w:val="22"/>
        </w:rPr>
        <w:t>us, vous nous autorisez et vous les autorisez également à échanger avec nous toutes informations à votre sujet qui seraient utiles dans le cadre de cette mission.</w:t>
      </w:r>
    </w:p>
    <w:p w14:paraId="794141EF" w14:textId="77777777" w:rsidR="00DB510D" w:rsidRPr="00485C5D" w:rsidRDefault="00DB510D" w:rsidP="00AB6C7B">
      <w:pPr>
        <w:pStyle w:val="CorpsdeTexte"/>
        <w:jc w:val="both"/>
        <w:rPr>
          <w:rFonts w:ascii="Times New Roman" w:hAnsi="Times New Roman" w:cs="Times New Roman"/>
          <w:sz w:val="22"/>
          <w:szCs w:val="22"/>
        </w:rPr>
      </w:pPr>
    </w:p>
    <w:p w14:paraId="184EE669" w14:textId="3B4D4E9F" w:rsidR="0048443B" w:rsidRPr="00A219E3" w:rsidRDefault="0048443B" w:rsidP="00FC5F94">
      <w:pPr>
        <w:pStyle w:val="TM1"/>
      </w:pPr>
      <w:r w:rsidRPr="00A219E3">
        <w:t>Droits et obligations des parties</w:t>
      </w:r>
    </w:p>
    <w:p w14:paraId="25EA1B72" w14:textId="77777777" w:rsidR="0048443B" w:rsidRPr="001E4F8C" w:rsidRDefault="0048443B" w:rsidP="0048443B">
      <w:pPr>
        <w:tabs>
          <w:tab w:val="left" w:pos="252"/>
          <w:tab w:val="left" w:pos="8064"/>
        </w:tabs>
        <w:ind w:right="74"/>
        <w:jc w:val="both"/>
        <w:rPr>
          <w:rFonts w:ascii="Arial" w:hAnsi="Arial" w:cs="Arial"/>
          <w:sz w:val="20"/>
          <w:szCs w:val="20"/>
        </w:rPr>
      </w:pPr>
    </w:p>
    <w:p w14:paraId="212B9AF7" w14:textId="77777777" w:rsidR="0048443B" w:rsidRPr="00A91C61" w:rsidRDefault="0048443B" w:rsidP="0048443B">
      <w:pPr>
        <w:jc w:val="both"/>
        <w:rPr>
          <w:sz w:val="22"/>
          <w:szCs w:val="22"/>
          <w:lang w:eastAsia="fr-FR"/>
        </w:rPr>
      </w:pPr>
      <w:r w:rsidRPr="00A91C61">
        <w:rPr>
          <w:sz w:val="22"/>
          <w:szCs w:val="22"/>
          <w:lang w:eastAsia="fr-FR"/>
        </w:rPr>
        <w:t>Il est ici précisé que la présente mission implique une obligation de moyens et non une obligation de résultats.</w:t>
      </w:r>
    </w:p>
    <w:p w14:paraId="20E4B233" w14:textId="77777777" w:rsidR="0048443B" w:rsidRPr="00A91C61" w:rsidRDefault="0048443B" w:rsidP="0048443B">
      <w:pPr>
        <w:jc w:val="both"/>
        <w:rPr>
          <w:sz w:val="22"/>
          <w:szCs w:val="22"/>
          <w:lang w:eastAsia="fr-FR"/>
        </w:rPr>
      </w:pPr>
    </w:p>
    <w:p w14:paraId="00951869" w14:textId="77777777" w:rsidR="0048443B" w:rsidRPr="00A91C61" w:rsidRDefault="0048443B" w:rsidP="0048443B">
      <w:pPr>
        <w:jc w:val="both"/>
        <w:rPr>
          <w:sz w:val="22"/>
          <w:szCs w:val="22"/>
          <w:lang w:eastAsia="fr-FR"/>
        </w:rPr>
      </w:pPr>
      <w:r w:rsidRPr="00A91C61">
        <w:rPr>
          <w:sz w:val="22"/>
          <w:szCs w:val="22"/>
          <w:lang w:eastAsia="fr-FR"/>
        </w:rPr>
        <w:t xml:space="preserve">Lors de notre mission, nous pourrons être amenés à demander à vos conseils habituels, avec votre accord, de bien vouloir nous communiquer tous renseignements utiles. </w:t>
      </w:r>
    </w:p>
    <w:p w14:paraId="72D62B5D" w14:textId="77777777" w:rsidR="0048443B" w:rsidRPr="00A91C61" w:rsidRDefault="0048443B" w:rsidP="0048443B">
      <w:pPr>
        <w:jc w:val="both"/>
        <w:rPr>
          <w:sz w:val="22"/>
          <w:szCs w:val="22"/>
          <w:lang w:eastAsia="fr-FR"/>
        </w:rPr>
      </w:pPr>
    </w:p>
    <w:p w14:paraId="1D4A89F9" w14:textId="77777777" w:rsidR="0048443B" w:rsidRPr="00A91C61" w:rsidRDefault="0048443B" w:rsidP="0048443B">
      <w:pPr>
        <w:jc w:val="both"/>
        <w:rPr>
          <w:sz w:val="22"/>
          <w:szCs w:val="22"/>
          <w:lang w:eastAsia="fr-FR"/>
        </w:rPr>
      </w:pPr>
      <w:r w:rsidRPr="00A91C61">
        <w:rPr>
          <w:sz w:val="22"/>
          <w:szCs w:val="22"/>
          <w:lang w:eastAsia="fr-FR"/>
        </w:rPr>
        <w:t>En outre, vous vous engagez par la signature de ce document à un devoir d’information et de coopération sincère et exhaustive.</w:t>
      </w:r>
    </w:p>
    <w:p w14:paraId="4F9BC5C9" w14:textId="77777777" w:rsidR="0048443B" w:rsidRPr="00A91C61" w:rsidRDefault="0048443B" w:rsidP="0048443B">
      <w:pPr>
        <w:tabs>
          <w:tab w:val="left" w:pos="287"/>
        </w:tabs>
        <w:jc w:val="both"/>
        <w:rPr>
          <w:sz w:val="22"/>
          <w:szCs w:val="22"/>
          <w:lang w:eastAsia="fr-FR"/>
        </w:rPr>
      </w:pPr>
    </w:p>
    <w:p w14:paraId="25FF8FEE" w14:textId="77777777" w:rsidR="0048443B" w:rsidRPr="00A91C61" w:rsidRDefault="0048443B" w:rsidP="0048443B">
      <w:pPr>
        <w:tabs>
          <w:tab w:val="left" w:pos="287"/>
        </w:tabs>
        <w:jc w:val="both"/>
        <w:rPr>
          <w:sz w:val="22"/>
          <w:szCs w:val="22"/>
          <w:lang w:eastAsia="fr-FR"/>
        </w:rPr>
      </w:pPr>
      <w:r w:rsidRPr="00A91C61">
        <w:rPr>
          <w:sz w:val="22"/>
          <w:szCs w:val="22"/>
          <w:lang w:eastAsia="fr-FR"/>
        </w:rPr>
        <w:t xml:space="preserve">Dans le cadre du suivi patrimonial, vous vous engagez à nous faire part de toute opération, d’ores et déjà réalisée ou à venir, qui affecterait votre situation patrimoniale afin que nous puissions exercer notre devoir de conseil. </w:t>
      </w:r>
    </w:p>
    <w:p w14:paraId="5841641E" w14:textId="77777777" w:rsidR="0048443B" w:rsidRPr="00A91C61" w:rsidRDefault="0048443B" w:rsidP="0048443B">
      <w:pPr>
        <w:jc w:val="both"/>
        <w:rPr>
          <w:sz w:val="22"/>
          <w:szCs w:val="22"/>
          <w:lang w:eastAsia="fr-FR"/>
        </w:rPr>
      </w:pPr>
    </w:p>
    <w:p w14:paraId="33582D52" w14:textId="0EAA80A5" w:rsidR="0048443B" w:rsidRDefault="0048443B" w:rsidP="0048443B">
      <w:pPr>
        <w:jc w:val="both"/>
        <w:rPr>
          <w:ins w:id="197" w:author="Tatiana BOUET" w:date="2023-11-23T13:35:00Z"/>
          <w:sz w:val="22"/>
          <w:szCs w:val="22"/>
          <w:lang w:eastAsia="fr-FR"/>
        </w:rPr>
      </w:pPr>
      <w:r w:rsidRPr="00A91C61">
        <w:rPr>
          <w:sz w:val="22"/>
          <w:szCs w:val="22"/>
          <w:lang w:eastAsia="fr-FR"/>
        </w:rPr>
        <w:t xml:space="preserve">Par la présente, vous autorisez les établissements financiers ou compagnies d’assurance à communiquer à notre cabinet, et le cas échéant, à nos prestataires de services informatiques, l’ensemble des informations concernant vos investissements et vos données personnelles d’ordre civil, patrimonial, financier ou autres. Cette communication facilite le respect de nos obligations en matière de suivi et d’archivage issues de la Directive relative aux marchés d’instruments financiers dite « MIF2 » et de la Directive Distribution d’assurances dite DDA. </w:t>
      </w:r>
    </w:p>
    <w:p w14:paraId="3A9B790E" w14:textId="77777777" w:rsidR="00DB510D" w:rsidRPr="00A91C61" w:rsidRDefault="00DB510D" w:rsidP="0048443B">
      <w:pPr>
        <w:jc w:val="both"/>
        <w:rPr>
          <w:sz w:val="22"/>
          <w:szCs w:val="22"/>
          <w:lang w:eastAsia="fr-FR"/>
        </w:rPr>
      </w:pPr>
    </w:p>
    <w:p w14:paraId="36F2CD69" w14:textId="03251540" w:rsidR="0048443B" w:rsidRPr="00A219E3" w:rsidRDefault="0048443B" w:rsidP="00FC5F94">
      <w:pPr>
        <w:pStyle w:val="TM1"/>
      </w:pPr>
      <w:r w:rsidRPr="00A219E3">
        <w:t>Protection des données personnelles </w:t>
      </w:r>
    </w:p>
    <w:p w14:paraId="1BBEF79C" w14:textId="77777777" w:rsidR="0048443B" w:rsidRPr="001E4F8C" w:rsidRDefault="0048443B" w:rsidP="0048443B">
      <w:pPr>
        <w:jc w:val="both"/>
        <w:rPr>
          <w:rFonts w:ascii="Arial" w:hAnsi="Arial" w:cs="Arial"/>
          <w:sz w:val="20"/>
          <w:szCs w:val="20"/>
        </w:rPr>
      </w:pPr>
    </w:p>
    <w:p w14:paraId="082DD392" w14:textId="77777777" w:rsidR="0048443B" w:rsidRPr="00A91C61" w:rsidRDefault="0048443B" w:rsidP="0048443B">
      <w:pPr>
        <w:jc w:val="both"/>
        <w:rPr>
          <w:sz w:val="22"/>
          <w:szCs w:val="22"/>
          <w:lang w:eastAsia="fr-FR"/>
        </w:rPr>
      </w:pPr>
      <w:r w:rsidRPr="00A91C61">
        <w:rPr>
          <w:sz w:val="22"/>
          <w:szCs w:val="22"/>
          <w:lang w:eastAsia="fr-FR"/>
        </w:rPr>
        <w:t>Dans le cadre de nos relations professionnelles, nous sommes amenés à collecter, traiter et détenir des informations vous concernant.</w:t>
      </w:r>
    </w:p>
    <w:p w14:paraId="611A4ED8" w14:textId="77777777" w:rsidR="0048443B" w:rsidRPr="00A91C61" w:rsidRDefault="0048443B" w:rsidP="0048443B">
      <w:pPr>
        <w:jc w:val="both"/>
        <w:rPr>
          <w:sz w:val="22"/>
          <w:szCs w:val="22"/>
          <w:lang w:eastAsia="fr-FR"/>
        </w:rPr>
      </w:pPr>
    </w:p>
    <w:p w14:paraId="494FA742" w14:textId="77777777" w:rsidR="0048443B" w:rsidRPr="00A91C61" w:rsidRDefault="0048443B" w:rsidP="0048443B">
      <w:pPr>
        <w:pStyle w:val="FooterText"/>
        <w:jc w:val="both"/>
        <w:rPr>
          <w:rFonts w:ascii="Times New Roman" w:hAnsi="Times New Roman"/>
          <w:noProof w:val="0"/>
          <w:sz w:val="22"/>
          <w:szCs w:val="22"/>
          <w:lang w:val="fr-FR" w:eastAsia="fr-FR"/>
        </w:rPr>
      </w:pPr>
      <w:r w:rsidRPr="00A91C61">
        <w:rPr>
          <w:rFonts w:ascii="Times New Roman" w:hAnsi="Times New Roman"/>
          <w:noProof w:val="0"/>
          <w:sz w:val="22"/>
          <w:szCs w:val="22"/>
          <w:lang w:val="fr-FR" w:eastAsia="fr-FR"/>
        </w:rPr>
        <w:t>Les données personnelles que vous nous transmettez dans le cadre de notre activité de Conseil en Gestion de Patrimoine et des services que nous vous proposons sont collectées et traitées par M. Loïc SCHMITT en qualité de responsable de traitement au sens des dispositions du Règlement Général sur la protection des données personnelles (RGPD).</w:t>
      </w:r>
    </w:p>
    <w:p w14:paraId="0FD0734F" w14:textId="77777777" w:rsidR="0048443B" w:rsidRPr="00A91C61" w:rsidRDefault="0048443B" w:rsidP="0048443B">
      <w:pPr>
        <w:pStyle w:val="FooterText"/>
        <w:jc w:val="both"/>
        <w:rPr>
          <w:rFonts w:ascii="Times New Roman" w:hAnsi="Times New Roman"/>
          <w:noProof w:val="0"/>
          <w:sz w:val="22"/>
          <w:szCs w:val="22"/>
          <w:lang w:val="fr-FR" w:eastAsia="fr-FR"/>
        </w:rPr>
      </w:pPr>
    </w:p>
    <w:p w14:paraId="4AE4597E" w14:textId="77777777" w:rsidR="0048443B" w:rsidRPr="00A91C61" w:rsidRDefault="0048443B" w:rsidP="0048443B">
      <w:pPr>
        <w:jc w:val="both"/>
        <w:rPr>
          <w:sz w:val="22"/>
          <w:szCs w:val="22"/>
          <w:lang w:eastAsia="fr-FR"/>
        </w:rPr>
      </w:pPr>
      <w:r w:rsidRPr="00A91C61">
        <w:rPr>
          <w:sz w:val="22"/>
          <w:szCs w:val="22"/>
          <w:lang w:eastAsia="fr-FR"/>
        </w:rPr>
        <w:t>Concernant vos proches, nous vous remercions de les tenir informés des modalités du présent traitement de leurs données personnelles.</w:t>
      </w:r>
    </w:p>
    <w:p w14:paraId="354A0EAA" w14:textId="77777777" w:rsidR="0048443B" w:rsidRPr="00A91C61" w:rsidRDefault="0048443B" w:rsidP="0048443B">
      <w:pPr>
        <w:pStyle w:val="Default"/>
        <w:ind w:left="-284"/>
        <w:jc w:val="both"/>
        <w:rPr>
          <w:rFonts w:ascii="Times New Roman" w:hAnsi="Times New Roman" w:cs="Times New Roman"/>
          <w:color w:val="auto"/>
          <w:sz w:val="22"/>
          <w:szCs w:val="22"/>
        </w:rPr>
      </w:pPr>
    </w:p>
    <w:p w14:paraId="75216C11" w14:textId="77777777" w:rsidR="0048443B" w:rsidRPr="00A91C61" w:rsidRDefault="0048443B" w:rsidP="0048443B">
      <w:pPr>
        <w:widowControl w:val="0"/>
        <w:autoSpaceDE w:val="0"/>
        <w:autoSpaceDN w:val="0"/>
        <w:adjustRightInd w:val="0"/>
        <w:contextualSpacing/>
        <w:jc w:val="both"/>
        <w:rPr>
          <w:sz w:val="22"/>
          <w:szCs w:val="22"/>
          <w:lang w:eastAsia="fr-FR"/>
        </w:rPr>
      </w:pPr>
      <w:r w:rsidRPr="00A91C61">
        <w:rPr>
          <w:sz w:val="22"/>
          <w:szCs w:val="22"/>
          <w:lang w:eastAsia="fr-FR"/>
        </w:rPr>
        <w:t>Les données collectées vous concernant vous et vos proches seront conservées pendant toute la durée de nos relations contractuelles et ensuite en archive pendant un délai de cinq (5) ans, à défaut des délais plus courts ou plus longs spécialement prévus notamment en cas de litige.</w:t>
      </w:r>
    </w:p>
    <w:p w14:paraId="1E3BBFFD" w14:textId="77777777" w:rsidR="0048443B" w:rsidRPr="00A91C61" w:rsidRDefault="0048443B" w:rsidP="0048443B">
      <w:pPr>
        <w:widowControl w:val="0"/>
        <w:autoSpaceDE w:val="0"/>
        <w:autoSpaceDN w:val="0"/>
        <w:adjustRightInd w:val="0"/>
        <w:contextualSpacing/>
        <w:jc w:val="both"/>
        <w:rPr>
          <w:sz w:val="22"/>
          <w:szCs w:val="22"/>
          <w:lang w:eastAsia="fr-FR"/>
        </w:rPr>
      </w:pPr>
    </w:p>
    <w:p w14:paraId="66872F3C" w14:textId="7E044C3C" w:rsidR="00C73C50" w:rsidRDefault="0048443B" w:rsidP="0048443B">
      <w:pPr>
        <w:widowControl w:val="0"/>
        <w:autoSpaceDE w:val="0"/>
        <w:autoSpaceDN w:val="0"/>
        <w:adjustRightInd w:val="0"/>
        <w:contextualSpacing/>
        <w:jc w:val="both"/>
        <w:rPr>
          <w:sz w:val="22"/>
          <w:szCs w:val="22"/>
          <w:lang w:eastAsia="fr-FR"/>
        </w:rPr>
      </w:pPr>
      <w:r w:rsidRPr="00A91C61">
        <w:rPr>
          <w:sz w:val="22"/>
          <w:szCs w:val="22"/>
          <w:lang w:eastAsia="fr-FR"/>
        </w:rPr>
        <w:t>Vous disposez sur ces données d’un droit d'accès, de rectification, et limitation, ainsi que d’un droit d’opposition et de portabilité conformément à la loi. Si vous souhaitez exercer ces droits, vous pouvez nous contacter en écrivant à l'adresse</w:t>
      </w:r>
      <w:r w:rsidR="00C73C50">
        <w:rPr>
          <w:sz w:val="22"/>
          <w:szCs w:val="22"/>
          <w:lang w:eastAsia="fr-FR"/>
        </w:rPr>
        <w:t> :</w:t>
      </w:r>
      <w:r w:rsidRPr="00A91C61">
        <w:rPr>
          <w:sz w:val="22"/>
          <w:szCs w:val="22"/>
          <w:lang w:eastAsia="fr-FR"/>
        </w:rPr>
        <w:t xml:space="preserve"> </w:t>
      </w:r>
      <w:bookmarkStart w:id="198" w:name="_Hlk31791742"/>
      <w:r w:rsidR="00C73C50">
        <w:rPr>
          <w:sz w:val="22"/>
          <w:szCs w:val="22"/>
          <w:lang w:eastAsia="fr-FR"/>
        </w:rPr>
        <w:fldChar w:fldCharType="begin"/>
      </w:r>
      <w:r w:rsidR="00C73C50">
        <w:rPr>
          <w:sz w:val="22"/>
          <w:szCs w:val="22"/>
          <w:lang w:eastAsia="fr-FR"/>
        </w:rPr>
        <w:instrText xml:space="preserve"> HYPERLINK "mailto:</w:instrText>
      </w:r>
      <w:r w:rsidR="00C73C50" w:rsidRPr="00A91C61">
        <w:rPr>
          <w:sz w:val="22"/>
          <w:szCs w:val="22"/>
          <w:lang w:eastAsia="fr-FR"/>
        </w:rPr>
        <w:instrText>l</w:instrText>
      </w:r>
      <w:r w:rsidR="00C73C50">
        <w:rPr>
          <w:sz w:val="22"/>
          <w:szCs w:val="22"/>
          <w:lang w:eastAsia="fr-FR"/>
        </w:rPr>
        <w:instrText>.</w:instrText>
      </w:r>
      <w:r w:rsidR="00C73C50" w:rsidRPr="00A91C61">
        <w:rPr>
          <w:sz w:val="22"/>
          <w:szCs w:val="22"/>
          <w:lang w:eastAsia="fr-FR"/>
        </w:rPr>
        <w:instrText>schmitt@</w:instrText>
      </w:r>
      <w:r w:rsidR="00C73C50">
        <w:rPr>
          <w:sz w:val="22"/>
          <w:szCs w:val="22"/>
          <w:lang w:eastAsia="fr-FR"/>
        </w:rPr>
        <w:instrText xml:space="preserve">conrad-conseil.fr" </w:instrText>
      </w:r>
      <w:r w:rsidR="00C73C50">
        <w:rPr>
          <w:sz w:val="22"/>
          <w:szCs w:val="22"/>
          <w:lang w:eastAsia="fr-FR"/>
        </w:rPr>
      </w:r>
      <w:r w:rsidR="00C73C50">
        <w:rPr>
          <w:sz w:val="22"/>
          <w:szCs w:val="22"/>
          <w:lang w:eastAsia="fr-FR"/>
        </w:rPr>
        <w:fldChar w:fldCharType="separate"/>
      </w:r>
      <w:r w:rsidR="00C73C50" w:rsidRPr="002B116A">
        <w:rPr>
          <w:rStyle w:val="Lienhypertexte"/>
          <w:sz w:val="22"/>
          <w:szCs w:val="22"/>
          <w:lang w:eastAsia="fr-FR"/>
        </w:rPr>
        <w:t>l.schmitt@conrad-conseil.fr</w:t>
      </w:r>
      <w:bookmarkEnd w:id="198"/>
      <w:r w:rsidR="00C73C50">
        <w:rPr>
          <w:sz w:val="22"/>
          <w:szCs w:val="22"/>
          <w:lang w:eastAsia="fr-FR"/>
        </w:rPr>
        <w:fldChar w:fldCharType="end"/>
      </w:r>
    </w:p>
    <w:p w14:paraId="5C480A26" w14:textId="225EB2DC" w:rsidR="0048443B" w:rsidRDefault="0048443B" w:rsidP="0048443B">
      <w:pPr>
        <w:tabs>
          <w:tab w:val="left" w:pos="287"/>
        </w:tabs>
        <w:jc w:val="both"/>
        <w:rPr>
          <w:rFonts w:ascii="Arial" w:hAnsi="Arial" w:cs="Arial"/>
          <w:sz w:val="20"/>
          <w:szCs w:val="20"/>
        </w:rPr>
      </w:pPr>
    </w:p>
    <w:p w14:paraId="4E55C381" w14:textId="3971D034" w:rsidR="0048443B" w:rsidRPr="00203E0F" w:rsidRDefault="0048443B" w:rsidP="0048443B">
      <w:pPr>
        <w:tabs>
          <w:tab w:val="left" w:pos="360"/>
        </w:tabs>
        <w:jc w:val="both"/>
        <w:rPr>
          <w:b/>
          <w:bCs/>
          <w:lang w:eastAsia="fr-FR"/>
          <w:rPrChange w:id="199" w:author="Tatiana BOUET" w:date="2022-10-20T11:24:00Z">
            <w:rPr>
              <w:b/>
              <w:bCs/>
              <w:u w:val="single"/>
              <w:lang w:eastAsia="fr-FR"/>
            </w:rPr>
          </w:rPrChange>
        </w:rPr>
      </w:pPr>
      <w:r w:rsidRPr="00203E0F">
        <w:rPr>
          <w:b/>
          <w:bCs/>
          <w:lang w:eastAsia="fr-FR"/>
          <w:rPrChange w:id="200" w:author="Tatiana BOUET" w:date="2022-10-20T11:24:00Z">
            <w:rPr>
              <w:b/>
              <w:bCs/>
              <w:u w:val="single"/>
              <w:lang w:eastAsia="fr-FR"/>
            </w:rPr>
          </w:rPrChange>
        </w:rPr>
        <w:t>R</w:t>
      </w:r>
      <w:r w:rsidR="00A91C61" w:rsidRPr="00203E0F">
        <w:rPr>
          <w:b/>
          <w:bCs/>
          <w:lang w:eastAsia="fr-FR"/>
          <w:rPrChange w:id="201" w:author="Tatiana BOUET" w:date="2022-10-20T11:24:00Z">
            <w:rPr>
              <w:b/>
              <w:bCs/>
              <w:u w:val="single"/>
              <w:lang w:eastAsia="fr-FR"/>
            </w:rPr>
          </w:rPrChange>
        </w:rPr>
        <w:t>é</w:t>
      </w:r>
      <w:r w:rsidRPr="00203E0F">
        <w:rPr>
          <w:b/>
          <w:bCs/>
          <w:lang w:eastAsia="fr-FR"/>
          <w:rPrChange w:id="202" w:author="Tatiana BOUET" w:date="2022-10-20T11:24:00Z">
            <w:rPr>
              <w:b/>
              <w:bCs/>
              <w:u w:val="single"/>
              <w:lang w:eastAsia="fr-FR"/>
            </w:rPr>
          </w:rPrChange>
        </w:rPr>
        <w:t>clamation/litige</w:t>
      </w:r>
    </w:p>
    <w:p w14:paraId="4B3A186F" w14:textId="77777777" w:rsidR="0048443B" w:rsidRPr="001E4F8C" w:rsidRDefault="0048443B" w:rsidP="0048443B">
      <w:pPr>
        <w:rPr>
          <w:rFonts w:ascii="Arial" w:hAnsi="Arial" w:cs="Arial"/>
          <w:sz w:val="20"/>
          <w:szCs w:val="20"/>
        </w:rPr>
      </w:pPr>
    </w:p>
    <w:p w14:paraId="671EDCA7" w14:textId="77777777" w:rsidR="002107F9" w:rsidRPr="00A91C61" w:rsidRDefault="002107F9" w:rsidP="002107F9">
      <w:pPr>
        <w:tabs>
          <w:tab w:val="left" w:pos="287"/>
        </w:tabs>
        <w:jc w:val="both"/>
        <w:rPr>
          <w:ins w:id="203" w:author="Tatiana BOUET" w:date="2023-03-02T10:38:00Z"/>
          <w:sz w:val="22"/>
          <w:szCs w:val="22"/>
          <w:lang w:eastAsia="fr-FR"/>
        </w:rPr>
      </w:pPr>
      <w:ins w:id="204" w:author="Tatiana BOUET" w:date="2023-03-02T10:38:00Z">
        <w:r w:rsidRPr="00A91C61">
          <w:rPr>
            <w:sz w:val="22"/>
            <w:szCs w:val="22"/>
            <w:lang w:eastAsia="fr-FR"/>
          </w:rPr>
          <w:t>En cas de litige ou de réclamation du client, les parties contractantes s’engagent à rechercher en premier lieu un arrangement amiable.</w:t>
        </w:r>
      </w:ins>
    </w:p>
    <w:p w14:paraId="2603E29D" w14:textId="77777777" w:rsidR="002107F9" w:rsidRPr="00A91C61" w:rsidRDefault="002107F9" w:rsidP="002107F9">
      <w:pPr>
        <w:tabs>
          <w:tab w:val="left" w:pos="287"/>
        </w:tabs>
        <w:jc w:val="both"/>
        <w:rPr>
          <w:ins w:id="205" w:author="Tatiana BOUET" w:date="2023-03-02T10:38:00Z"/>
          <w:sz w:val="22"/>
          <w:szCs w:val="22"/>
          <w:lang w:eastAsia="fr-FR"/>
        </w:rPr>
      </w:pPr>
    </w:p>
    <w:p w14:paraId="7E1962BE" w14:textId="20425961" w:rsidR="002107F9" w:rsidRPr="00A91C61" w:rsidRDefault="002107F9" w:rsidP="002107F9">
      <w:pPr>
        <w:tabs>
          <w:tab w:val="left" w:pos="287"/>
        </w:tabs>
        <w:jc w:val="both"/>
        <w:rPr>
          <w:ins w:id="206" w:author="Tatiana BOUET" w:date="2023-03-02T10:38:00Z"/>
          <w:sz w:val="22"/>
          <w:szCs w:val="22"/>
          <w:lang w:eastAsia="fr-FR"/>
        </w:rPr>
      </w:pPr>
      <w:ins w:id="207" w:author="Tatiana BOUET" w:date="2023-03-02T10:38:00Z">
        <w:r w:rsidRPr="00A91C61">
          <w:rPr>
            <w:sz w:val="22"/>
            <w:szCs w:val="22"/>
            <w:lang w:eastAsia="fr-FR"/>
          </w:rPr>
          <w:t xml:space="preserve">Le client pourra présenter sa réclamation à l’adresse du cabinet </w:t>
        </w:r>
        <w:r>
          <w:rPr>
            <w:sz w:val="22"/>
            <w:szCs w:val="22"/>
            <w:lang w:eastAsia="fr-FR"/>
          </w:rPr>
          <w:t xml:space="preserve">sis à </w:t>
        </w:r>
      </w:ins>
      <w:r w:rsidR="005179A8">
        <w:rPr>
          <w:sz w:val="22"/>
          <w:szCs w:val="22"/>
          <w:lang w:eastAsia="fr-FR"/>
        </w:rPr>
        <w:t xml:space="preserve">Mulhouse (68200), 36 rue Paul Cézanne </w:t>
      </w:r>
      <w:ins w:id="208" w:author="Tatiana BOUET" w:date="2023-03-02T10:38:00Z">
        <w:r>
          <w:rPr>
            <w:sz w:val="22"/>
            <w:szCs w:val="22"/>
            <w:lang w:eastAsia="fr-FR"/>
          </w:rPr>
          <w:t xml:space="preserve">ou par mail à l’adresse : </w:t>
        </w:r>
        <w:r>
          <w:fldChar w:fldCharType="begin"/>
        </w:r>
        <w:r>
          <w:instrText>HYPERLINK "mailto:reclamation@conrad-conseil.fr"</w:instrText>
        </w:r>
        <w:r>
          <w:fldChar w:fldCharType="separate"/>
        </w:r>
        <w:r w:rsidRPr="0003698F">
          <w:rPr>
            <w:rStyle w:val="Lienhypertexte"/>
            <w:sz w:val="22"/>
            <w:szCs w:val="22"/>
            <w:lang w:eastAsia="fr-FR"/>
          </w:rPr>
          <w:t>reclamation@conrad-conseil.fr</w:t>
        </w:r>
        <w:r>
          <w:rPr>
            <w:rStyle w:val="Lienhypertexte"/>
            <w:sz w:val="22"/>
            <w:szCs w:val="22"/>
            <w:lang w:eastAsia="fr-FR"/>
          </w:rPr>
          <w:fldChar w:fldCharType="end"/>
        </w:r>
        <w:r>
          <w:rPr>
            <w:sz w:val="22"/>
            <w:szCs w:val="22"/>
            <w:lang w:eastAsia="fr-FR"/>
          </w:rPr>
          <w:t> ; nous disposerons</w:t>
        </w:r>
        <w:r w:rsidRPr="00A91C61">
          <w:rPr>
            <w:sz w:val="22"/>
            <w:szCs w:val="22"/>
            <w:lang w:eastAsia="fr-FR"/>
          </w:rPr>
          <w:t xml:space="preserve"> de 10 jours pour en accuser réception, puis de 2 mois, à compter de la réception de la réclamation, pour y répondre.</w:t>
        </w:r>
      </w:ins>
    </w:p>
    <w:p w14:paraId="2EEE1EB1" w14:textId="77777777" w:rsidR="002107F9" w:rsidRPr="00A91C61" w:rsidRDefault="002107F9" w:rsidP="002107F9">
      <w:pPr>
        <w:tabs>
          <w:tab w:val="left" w:pos="287"/>
        </w:tabs>
        <w:jc w:val="both"/>
        <w:rPr>
          <w:ins w:id="209" w:author="Tatiana BOUET" w:date="2023-03-02T10:38:00Z"/>
          <w:sz w:val="22"/>
          <w:szCs w:val="22"/>
          <w:lang w:eastAsia="fr-FR"/>
        </w:rPr>
      </w:pPr>
    </w:p>
    <w:p w14:paraId="001C35F6" w14:textId="77777777" w:rsidR="002107F9" w:rsidRPr="00A91C61" w:rsidRDefault="002107F9" w:rsidP="002107F9">
      <w:pPr>
        <w:jc w:val="both"/>
        <w:rPr>
          <w:ins w:id="210" w:author="Tatiana BOUET" w:date="2023-03-02T10:38:00Z"/>
          <w:sz w:val="22"/>
          <w:szCs w:val="22"/>
          <w:lang w:eastAsia="fr-FR"/>
        </w:rPr>
      </w:pPr>
      <w:ins w:id="211" w:author="Tatiana BOUET" w:date="2023-03-02T10:38:00Z">
        <w:r w:rsidRPr="00A91C61">
          <w:rPr>
            <w:sz w:val="22"/>
            <w:szCs w:val="22"/>
            <w:lang w:eastAsia="fr-FR"/>
          </w:rPr>
          <w:t>A défaut d’arrangement amiable, les parties pourront en second lieu informer le médiateur de la consommation :</w:t>
        </w:r>
      </w:ins>
    </w:p>
    <w:p w14:paraId="554EC0AF" w14:textId="77777777" w:rsidR="002107F9" w:rsidRPr="00A91C61" w:rsidRDefault="002107F9" w:rsidP="002107F9">
      <w:pPr>
        <w:jc w:val="both"/>
        <w:rPr>
          <w:ins w:id="212" w:author="Tatiana BOUET" w:date="2023-03-02T10:38:00Z"/>
          <w:sz w:val="22"/>
          <w:szCs w:val="22"/>
          <w:lang w:eastAsia="fr-FR"/>
        </w:rPr>
      </w:pPr>
    </w:p>
    <w:p w14:paraId="4942DAC2" w14:textId="77777777" w:rsidR="002107F9" w:rsidRPr="00A91C61" w:rsidRDefault="002107F9" w:rsidP="002107F9">
      <w:pPr>
        <w:jc w:val="both"/>
        <w:rPr>
          <w:ins w:id="213" w:author="Tatiana BOUET" w:date="2023-03-02T10:38:00Z"/>
          <w:sz w:val="22"/>
          <w:szCs w:val="22"/>
          <w:lang w:eastAsia="fr-FR"/>
        </w:rPr>
      </w:pPr>
      <w:ins w:id="214" w:author="Tatiana BOUET" w:date="2023-03-02T10:38:00Z">
        <w:r w:rsidRPr="00A91C61">
          <w:rPr>
            <w:sz w:val="22"/>
            <w:szCs w:val="22"/>
            <w:lang w:eastAsia="fr-FR"/>
          </w:rPr>
          <w:t>- Pour l’activité CIF (médiateur public) : L’AMF – L’Autorité des Marchés Financiers, Madame Marielle COHEN-BRANCHE, 17 place de la Bourse 75082 Paris Cedex 02 (</w:t>
        </w:r>
        <w:r>
          <w:fldChar w:fldCharType="begin"/>
        </w:r>
        <w:r>
          <w:instrText>HYPERLINK "http://www.amf-france.org"</w:instrText>
        </w:r>
        <w:r>
          <w:fldChar w:fldCharType="separate"/>
        </w:r>
        <w:r w:rsidRPr="00A91C61">
          <w:rPr>
            <w:sz w:val="22"/>
            <w:szCs w:val="22"/>
            <w:lang w:eastAsia="fr-FR"/>
          </w:rPr>
          <w:t>http://www.amf-france.org</w:t>
        </w:r>
        <w:r>
          <w:rPr>
            <w:sz w:val="22"/>
            <w:szCs w:val="22"/>
            <w:lang w:eastAsia="fr-FR"/>
          </w:rPr>
          <w:fldChar w:fldCharType="end"/>
        </w:r>
        <w:r w:rsidRPr="00A91C61">
          <w:rPr>
            <w:sz w:val="22"/>
            <w:szCs w:val="22"/>
            <w:lang w:eastAsia="fr-FR"/>
          </w:rPr>
          <w:t xml:space="preserve"> /le médiateur) </w:t>
        </w:r>
      </w:ins>
    </w:p>
    <w:p w14:paraId="24CF1CE5" w14:textId="77777777" w:rsidR="002107F9" w:rsidRPr="00A91C61" w:rsidRDefault="002107F9" w:rsidP="002107F9">
      <w:pPr>
        <w:jc w:val="both"/>
        <w:rPr>
          <w:ins w:id="215" w:author="Tatiana BOUET" w:date="2023-03-02T10:38:00Z"/>
          <w:sz w:val="22"/>
          <w:szCs w:val="22"/>
          <w:lang w:eastAsia="fr-FR"/>
        </w:rPr>
      </w:pPr>
    </w:p>
    <w:p w14:paraId="38943D8E" w14:textId="77777777" w:rsidR="002107F9" w:rsidRPr="00A91C61" w:rsidRDefault="002107F9" w:rsidP="002107F9">
      <w:pPr>
        <w:jc w:val="both"/>
        <w:rPr>
          <w:ins w:id="216" w:author="Tatiana BOUET" w:date="2023-03-02T10:38:00Z"/>
          <w:sz w:val="22"/>
          <w:szCs w:val="22"/>
          <w:lang w:eastAsia="fr-FR"/>
        </w:rPr>
      </w:pPr>
      <w:ins w:id="217" w:author="Tatiana BOUET" w:date="2023-03-02T10:38:00Z">
        <w:r w:rsidRPr="00A91C61">
          <w:rPr>
            <w:sz w:val="22"/>
            <w:szCs w:val="22"/>
            <w:lang w:eastAsia="fr-FR"/>
          </w:rPr>
          <w:t>- Pour les autres activités (médiateur recommandé par la CNCGP) : Centre de Médiation et d’Arbitrage de Paris (CMAP), Service Médiation de la consommation, 39 avenue Franklin D. Roosevelt 75008 PARIS Médiateurs : Christophe AYELA, Jean-Marc BLAMOUTIER, Catherine BOINEAU, Gilles CHARLOT, Michel GUIGAL (</w:t>
        </w:r>
        <w:r>
          <w:fldChar w:fldCharType="begin"/>
        </w:r>
        <w:r>
          <w:instrText>HYPERLINK "http://www.mediateur-conso.cmap.fr"</w:instrText>
        </w:r>
        <w:r>
          <w:fldChar w:fldCharType="separate"/>
        </w:r>
        <w:r w:rsidRPr="00A91C61">
          <w:rPr>
            <w:sz w:val="22"/>
            <w:szCs w:val="22"/>
            <w:lang w:eastAsia="fr-FR"/>
          </w:rPr>
          <w:t>http://www.mediateur-conso.cmap.fr</w:t>
        </w:r>
        <w:r>
          <w:rPr>
            <w:sz w:val="22"/>
            <w:szCs w:val="22"/>
            <w:lang w:eastAsia="fr-FR"/>
          </w:rPr>
          <w:fldChar w:fldCharType="end"/>
        </w:r>
        <w:r w:rsidRPr="00A91C61">
          <w:rPr>
            <w:sz w:val="22"/>
            <w:szCs w:val="22"/>
            <w:lang w:eastAsia="fr-FR"/>
          </w:rPr>
          <w:t xml:space="preserve"> – </w:t>
        </w:r>
        <w:r>
          <w:fldChar w:fldCharType="begin"/>
        </w:r>
        <w:r>
          <w:instrText>HYPERLINK "mailto:consommation@cmap.fr"</w:instrText>
        </w:r>
        <w:r>
          <w:fldChar w:fldCharType="separate"/>
        </w:r>
        <w:r w:rsidRPr="00A91C61">
          <w:rPr>
            <w:sz w:val="22"/>
            <w:szCs w:val="22"/>
            <w:lang w:eastAsia="fr-FR"/>
          </w:rPr>
          <w:t>consommation@cmap.fr</w:t>
        </w:r>
        <w:r>
          <w:rPr>
            <w:sz w:val="22"/>
            <w:szCs w:val="22"/>
            <w:lang w:eastAsia="fr-FR"/>
          </w:rPr>
          <w:fldChar w:fldCharType="end"/>
        </w:r>
        <w:r w:rsidRPr="00A91C61">
          <w:rPr>
            <w:sz w:val="22"/>
            <w:szCs w:val="22"/>
            <w:lang w:eastAsia="fr-FR"/>
          </w:rPr>
          <w:t xml:space="preserve">) </w:t>
        </w:r>
      </w:ins>
    </w:p>
    <w:p w14:paraId="2A0A4B8D" w14:textId="77777777" w:rsidR="002107F9" w:rsidRPr="00A91C61" w:rsidRDefault="002107F9" w:rsidP="002107F9">
      <w:pPr>
        <w:jc w:val="both"/>
        <w:rPr>
          <w:ins w:id="218" w:author="Tatiana BOUET" w:date="2023-03-02T10:38:00Z"/>
          <w:sz w:val="22"/>
          <w:szCs w:val="22"/>
          <w:lang w:eastAsia="fr-FR"/>
        </w:rPr>
      </w:pPr>
    </w:p>
    <w:p w14:paraId="68012754" w14:textId="77777777" w:rsidR="002107F9" w:rsidRDefault="002107F9" w:rsidP="002107F9">
      <w:pPr>
        <w:jc w:val="both"/>
        <w:rPr>
          <w:ins w:id="219" w:author="Tatiana BOUET" w:date="2023-03-02T10:38:00Z"/>
          <w:sz w:val="22"/>
          <w:szCs w:val="22"/>
          <w:lang w:eastAsia="fr-FR"/>
        </w:rPr>
      </w:pPr>
      <w:ins w:id="220" w:author="Tatiana BOUET" w:date="2023-03-02T10:38:00Z">
        <w:r w:rsidRPr="00A91C61">
          <w:rPr>
            <w:sz w:val="22"/>
            <w:szCs w:val="22"/>
            <w:lang w:eastAsia="fr-FR"/>
          </w:rPr>
          <w:t>En cas d’échec, le litige pourra être porté devant les tribunaux compétents. </w:t>
        </w:r>
      </w:ins>
    </w:p>
    <w:p w14:paraId="0EC83BBC" w14:textId="4C1CFEF5" w:rsidR="0048443B" w:rsidRPr="00A91C61" w:rsidDel="002107F9" w:rsidRDefault="0048443B" w:rsidP="00A345EC">
      <w:pPr>
        <w:tabs>
          <w:tab w:val="left" w:pos="287"/>
        </w:tabs>
        <w:jc w:val="both"/>
        <w:rPr>
          <w:del w:id="221" w:author="Tatiana BOUET" w:date="2023-03-02T10:38:00Z"/>
          <w:sz w:val="22"/>
          <w:szCs w:val="22"/>
          <w:lang w:eastAsia="fr-FR"/>
        </w:rPr>
      </w:pPr>
      <w:del w:id="222" w:author="Tatiana BOUET" w:date="2023-03-02T10:38:00Z">
        <w:r w:rsidRPr="00A91C61" w:rsidDel="002107F9">
          <w:rPr>
            <w:sz w:val="22"/>
            <w:szCs w:val="22"/>
            <w:lang w:eastAsia="fr-FR"/>
          </w:rPr>
          <w:delText>En cas de litige ou de réclamation du client, les parties contractantes s’engagent à rechercher en premier lieu un arrangement amiable.</w:delText>
        </w:r>
      </w:del>
    </w:p>
    <w:p w14:paraId="32A853DE" w14:textId="0F6DE3F5" w:rsidR="0048443B" w:rsidRPr="00A91C61" w:rsidDel="002107F9" w:rsidRDefault="0048443B" w:rsidP="00A345EC">
      <w:pPr>
        <w:tabs>
          <w:tab w:val="left" w:pos="287"/>
        </w:tabs>
        <w:jc w:val="both"/>
        <w:rPr>
          <w:del w:id="223" w:author="Tatiana BOUET" w:date="2023-03-02T10:38:00Z"/>
          <w:sz w:val="22"/>
          <w:szCs w:val="22"/>
          <w:lang w:eastAsia="fr-FR"/>
        </w:rPr>
      </w:pPr>
    </w:p>
    <w:p w14:paraId="6678C354" w14:textId="685E014D" w:rsidR="0048443B" w:rsidRPr="00A91C61" w:rsidDel="002107F9" w:rsidRDefault="0048443B" w:rsidP="00A345EC">
      <w:pPr>
        <w:tabs>
          <w:tab w:val="left" w:pos="287"/>
        </w:tabs>
        <w:jc w:val="both"/>
        <w:rPr>
          <w:del w:id="224" w:author="Tatiana BOUET" w:date="2023-03-02T10:38:00Z"/>
          <w:sz w:val="22"/>
          <w:szCs w:val="22"/>
          <w:lang w:eastAsia="fr-FR"/>
        </w:rPr>
      </w:pPr>
      <w:del w:id="225" w:author="Tatiana BOUET" w:date="2023-03-02T10:38:00Z">
        <w:r w:rsidRPr="00A91C61" w:rsidDel="002107F9">
          <w:rPr>
            <w:sz w:val="22"/>
            <w:szCs w:val="22"/>
            <w:lang w:eastAsia="fr-FR"/>
          </w:rPr>
          <w:delText>Le client pourra présenter sa réclamation à l’adresse du cabinet à son conseiller ou gestionnaire habituel qui disposera de 10 jours pour en accuser réception, puis de 2 mois, à compter de la réception de la réclamation, pour y répondre.</w:delText>
        </w:r>
      </w:del>
    </w:p>
    <w:p w14:paraId="41EA5D4F" w14:textId="7964D6B0" w:rsidR="0048443B" w:rsidRPr="00A91C61" w:rsidDel="002107F9" w:rsidRDefault="0048443B" w:rsidP="00A345EC">
      <w:pPr>
        <w:tabs>
          <w:tab w:val="left" w:pos="287"/>
        </w:tabs>
        <w:jc w:val="both"/>
        <w:rPr>
          <w:del w:id="226" w:author="Tatiana BOUET" w:date="2023-03-02T10:38:00Z"/>
          <w:sz w:val="22"/>
          <w:szCs w:val="22"/>
          <w:lang w:eastAsia="fr-FR"/>
        </w:rPr>
      </w:pPr>
    </w:p>
    <w:p w14:paraId="570A79D6" w14:textId="5A48BA9C" w:rsidR="0048443B" w:rsidRPr="00A91C61" w:rsidDel="002107F9" w:rsidRDefault="00FB6BBF" w:rsidP="00A345EC">
      <w:pPr>
        <w:jc w:val="both"/>
        <w:rPr>
          <w:del w:id="227" w:author="Tatiana BOUET" w:date="2023-03-02T10:38:00Z"/>
          <w:sz w:val="22"/>
          <w:szCs w:val="22"/>
          <w:lang w:eastAsia="fr-FR"/>
        </w:rPr>
      </w:pPr>
      <w:del w:id="228" w:author="Tatiana BOUET" w:date="2023-03-02T10:38:00Z">
        <w:r w:rsidRPr="00A91C61" w:rsidDel="002107F9">
          <w:rPr>
            <w:sz w:val="22"/>
            <w:szCs w:val="22"/>
            <w:lang w:eastAsia="fr-FR"/>
          </w:rPr>
          <w:delText>À</w:delText>
        </w:r>
        <w:r w:rsidR="0048443B" w:rsidRPr="00A91C61" w:rsidDel="002107F9">
          <w:rPr>
            <w:sz w:val="22"/>
            <w:szCs w:val="22"/>
            <w:lang w:eastAsia="fr-FR"/>
          </w:rPr>
          <w:delText xml:space="preserve"> défaut d’arrangement amiable, les parties pourront en second lieu informer le médiateur de la consommation :</w:delText>
        </w:r>
      </w:del>
    </w:p>
    <w:p w14:paraId="47F0F44A" w14:textId="332BE40A" w:rsidR="0048443B" w:rsidRPr="00A91C61" w:rsidDel="002107F9" w:rsidRDefault="0048443B" w:rsidP="00A345EC">
      <w:pPr>
        <w:jc w:val="both"/>
        <w:rPr>
          <w:del w:id="229" w:author="Tatiana BOUET" w:date="2023-03-02T10:38:00Z"/>
          <w:sz w:val="22"/>
          <w:szCs w:val="22"/>
          <w:lang w:eastAsia="fr-FR"/>
        </w:rPr>
      </w:pPr>
    </w:p>
    <w:p w14:paraId="01D883CB" w14:textId="17CA01B3" w:rsidR="0048443B" w:rsidRPr="00A91C61" w:rsidDel="002107F9" w:rsidRDefault="0048443B" w:rsidP="00A345EC">
      <w:pPr>
        <w:jc w:val="both"/>
        <w:rPr>
          <w:del w:id="230" w:author="Tatiana BOUET" w:date="2023-03-02T10:38:00Z"/>
          <w:sz w:val="22"/>
          <w:szCs w:val="22"/>
          <w:lang w:eastAsia="fr-FR"/>
        </w:rPr>
      </w:pPr>
      <w:del w:id="231" w:author="Tatiana BOUET" w:date="2023-03-02T10:38:00Z">
        <w:r w:rsidRPr="00A91C61" w:rsidDel="002107F9">
          <w:rPr>
            <w:sz w:val="22"/>
            <w:szCs w:val="22"/>
            <w:lang w:eastAsia="fr-FR"/>
          </w:rPr>
          <w:delText>- Pour l’activité CIF (médiateur public) : L’AMF – L’Autorité des Marchés Financiers, Madame Marielle COHEN-BRANCHE, 17 place de la Bourse 75082 Paris Cedex 02 (</w:delText>
        </w:r>
        <w:r w:rsidR="00135EDB" w:rsidDel="002107F9">
          <w:fldChar w:fldCharType="begin"/>
        </w:r>
        <w:r w:rsidR="00135EDB" w:rsidDel="002107F9">
          <w:delInstrText>HYPERLINK "http://www.amf-france.org"</w:delInstrText>
        </w:r>
        <w:r w:rsidR="00135EDB" w:rsidDel="002107F9">
          <w:fldChar w:fldCharType="separate"/>
        </w:r>
        <w:r w:rsidRPr="00A91C61" w:rsidDel="002107F9">
          <w:rPr>
            <w:sz w:val="22"/>
            <w:szCs w:val="22"/>
            <w:lang w:eastAsia="fr-FR"/>
          </w:rPr>
          <w:delText>http://www.amf-france.org</w:delText>
        </w:r>
        <w:r w:rsidR="00135EDB" w:rsidDel="002107F9">
          <w:rPr>
            <w:sz w:val="22"/>
            <w:szCs w:val="22"/>
            <w:lang w:eastAsia="fr-FR"/>
          </w:rPr>
          <w:fldChar w:fldCharType="end"/>
        </w:r>
        <w:r w:rsidRPr="00A91C61" w:rsidDel="002107F9">
          <w:rPr>
            <w:sz w:val="22"/>
            <w:szCs w:val="22"/>
            <w:lang w:eastAsia="fr-FR"/>
          </w:rPr>
          <w:delText xml:space="preserve"> /le médiateur) </w:delText>
        </w:r>
      </w:del>
    </w:p>
    <w:p w14:paraId="6A44AC1B" w14:textId="3BB00047" w:rsidR="0048443B" w:rsidRPr="00A91C61" w:rsidDel="002107F9" w:rsidRDefault="0048443B" w:rsidP="00A345EC">
      <w:pPr>
        <w:jc w:val="both"/>
        <w:rPr>
          <w:del w:id="232" w:author="Tatiana BOUET" w:date="2023-03-02T10:38:00Z"/>
          <w:sz w:val="22"/>
          <w:szCs w:val="22"/>
          <w:lang w:eastAsia="fr-FR"/>
        </w:rPr>
      </w:pPr>
    </w:p>
    <w:p w14:paraId="678B6BD7" w14:textId="327E7BD2" w:rsidR="0048443B" w:rsidRPr="00A91C61" w:rsidDel="002107F9" w:rsidRDefault="0048443B" w:rsidP="00A345EC">
      <w:pPr>
        <w:jc w:val="both"/>
        <w:rPr>
          <w:del w:id="233" w:author="Tatiana BOUET" w:date="2023-03-02T10:38:00Z"/>
          <w:sz w:val="22"/>
          <w:szCs w:val="22"/>
          <w:lang w:eastAsia="fr-FR"/>
        </w:rPr>
      </w:pPr>
      <w:del w:id="234" w:author="Tatiana BOUET" w:date="2023-03-02T10:38:00Z">
        <w:r w:rsidRPr="00A91C61" w:rsidDel="002107F9">
          <w:rPr>
            <w:sz w:val="22"/>
            <w:szCs w:val="22"/>
            <w:lang w:eastAsia="fr-FR"/>
          </w:rPr>
          <w:delText>- Pour les autres activités (médiateur recommandé par la CNCGP) : Centre de Médiation et d’Arbitrage de Paris (CMAP), Service Médiation de la consommation, 39 avenue Franklin D. Roosevelt 75008 PARIS Médiateurs : Christophe AYELA, Jean-Marc BLAMOUTIER, Catherine BOINEAU, Gilles CHARLOT, Michel GUIGAL (</w:delText>
        </w:r>
        <w:r w:rsidR="00135EDB" w:rsidDel="002107F9">
          <w:fldChar w:fldCharType="begin"/>
        </w:r>
        <w:r w:rsidR="00135EDB" w:rsidDel="002107F9">
          <w:delInstrText>HYPERLINK "http://www.mediateur-conso.cmap.fr"</w:delInstrText>
        </w:r>
        <w:r w:rsidR="00135EDB" w:rsidDel="002107F9">
          <w:fldChar w:fldCharType="separate"/>
        </w:r>
        <w:r w:rsidRPr="00A91C61" w:rsidDel="002107F9">
          <w:rPr>
            <w:sz w:val="22"/>
            <w:szCs w:val="22"/>
            <w:lang w:eastAsia="fr-FR"/>
          </w:rPr>
          <w:delText>http://www.mediateur-conso.cmap.fr</w:delText>
        </w:r>
        <w:r w:rsidR="00135EDB" w:rsidDel="002107F9">
          <w:rPr>
            <w:sz w:val="22"/>
            <w:szCs w:val="22"/>
            <w:lang w:eastAsia="fr-FR"/>
          </w:rPr>
          <w:fldChar w:fldCharType="end"/>
        </w:r>
        <w:r w:rsidRPr="00A91C61" w:rsidDel="002107F9">
          <w:rPr>
            <w:sz w:val="22"/>
            <w:szCs w:val="22"/>
            <w:lang w:eastAsia="fr-FR"/>
          </w:rPr>
          <w:delText xml:space="preserve"> – </w:delText>
        </w:r>
        <w:r w:rsidR="00135EDB" w:rsidDel="002107F9">
          <w:fldChar w:fldCharType="begin"/>
        </w:r>
        <w:r w:rsidR="00135EDB" w:rsidDel="002107F9">
          <w:delInstrText>HYPERLINK "mailto:consommation@cmap.fr"</w:delInstrText>
        </w:r>
        <w:r w:rsidR="00135EDB" w:rsidDel="002107F9">
          <w:fldChar w:fldCharType="separate"/>
        </w:r>
        <w:r w:rsidRPr="00A91C61" w:rsidDel="002107F9">
          <w:rPr>
            <w:sz w:val="22"/>
            <w:szCs w:val="22"/>
            <w:lang w:eastAsia="fr-FR"/>
          </w:rPr>
          <w:delText>consommation@cmap.fr</w:delText>
        </w:r>
        <w:r w:rsidR="00135EDB" w:rsidDel="002107F9">
          <w:rPr>
            <w:sz w:val="22"/>
            <w:szCs w:val="22"/>
            <w:lang w:eastAsia="fr-FR"/>
          </w:rPr>
          <w:fldChar w:fldCharType="end"/>
        </w:r>
        <w:r w:rsidRPr="00A91C61" w:rsidDel="002107F9">
          <w:rPr>
            <w:sz w:val="22"/>
            <w:szCs w:val="22"/>
            <w:lang w:eastAsia="fr-FR"/>
          </w:rPr>
          <w:delText xml:space="preserve">) </w:delText>
        </w:r>
      </w:del>
    </w:p>
    <w:p w14:paraId="6AB4F464" w14:textId="3960F690" w:rsidR="0048443B" w:rsidRPr="00A91C61" w:rsidDel="002107F9" w:rsidRDefault="0048443B" w:rsidP="0048443B">
      <w:pPr>
        <w:rPr>
          <w:del w:id="235" w:author="Tatiana BOUET" w:date="2023-03-02T10:38:00Z"/>
          <w:sz w:val="22"/>
          <w:szCs w:val="22"/>
          <w:lang w:eastAsia="fr-FR"/>
        </w:rPr>
      </w:pPr>
    </w:p>
    <w:p w14:paraId="3B107FA3" w14:textId="40AA7A33" w:rsidR="0048443B" w:rsidRPr="00A91C61" w:rsidDel="002107F9" w:rsidRDefault="0048443B" w:rsidP="0048443B">
      <w:pPr>
        <w:rPr>
          <w:del w:id="236" w:author="Tatiana BOUET" w:date="2023-03-02T10:38:00Z"/>
          <w:sz w:val="22"/>
          <w:szCs w:val="22"/>
          <w:lang w:eastAsia="fr-FR"/>
        </w:rPr>
      </w:pPr>
      <w:del w:id="237" w:author="Tatiana BOUET" w:date="2023-03-02T10:38:00Z">
        <w:r w:rsidRPr="00A91C61" w:rsidDel="002107F9">
          <w:rPr>
            <w:sz w:val="22"/>
            <w:szCs w:val="22"/>
            <w:lang w:eastAsia="fr-FR"/>
          </w:rPr>
          <w:delText>En cas d’échec, le litige pourra être porté devant les tribunaux compétents. </w:delText>
        </w:r>
      </w:del>
    </w:p>
    <w:p w14:paraId="75E2D034" w14:textId="77777777" w:rsidR="00545A2F" w:rsidRDefault="00545A2F" w:rsidP="00545A2F"/>
    <w:p w14:paraId="001C0511" w14:textId="195A4059" w:rsidR="00AB6C7B" w:rsidRPr="00203E0F" w:rsidRDefault="00AB6C7B" w:rsidP="00545A2F">
      <w:pPr>
        <w:tabs>
          <w:tab w:val="left" w:pos="360"/>
        </w:tabs>
        <w:jc w:val="both"/>
        <w:rPr>
          <w:b/>
          <w:bCs/>
          <w:lang w:eastAsia="fr-FR"/>
          <w:rPrChange w:id="238" w:author="Tatiana BOUET" w:date="2022-10-20T11:24:00Z">
            <w:rPr>
              <w:b/>
              <w:bCs/>
              <w:u w:val="single"/>
              <w:lang w:eastAsia="fr-FR"/>
            </w:rPr>
          </w:rPrChange>
        </w:rPr>
      </w:pPr>
      <w:r w:rsidRPr="00203E0F">
        <w:rPr>
          <w:b/>
          <w:bCs/>
          <w:lang w:eastAsia="fr-FR"/>
          <w:rPrChange w:id="239" w:author="Tatiana BOUET" w:date="2022-10-20T11:24:00Z">
            <w:rPr>
              <w:b/>
              <w:bCs/>
              <w:u w:val="single"/>
              <w:lang w:eastAsia="fr-FR"/>
            </w:rPr>
          </w:rPrChange>
        </w:rPr>
        <w:t>Accord des parties</w:t>
      </w:r>
    </w:p>
    <w:p w14:paraId="001C0512" w14:textId="77777777" w:rsidR="00AB6C7B" w:rsidRPr="00485C5D" w:rsidRDefault="00AB6C7B" w:rsidP="00AB6C7B">
      <w:pPr>
        <w:pStyle w:val="CorpsdeTexte"/>
        <w:jc w:val="both"/>
        <w:rPr>
          <w:rFonts w:ascii="Times New Roman" w:hAnsi="Times New Roman" w:cs="Times New Roman"/>
          <w:sz w:val="22"/>
          <w:szCs w:val="22"/>
        </w:rPr>
      </w:pPr>
    </w:p>
    <w:p w14:paraId="001C0513" w14:textId="42ED7C7E" w:rsidR="00AB6C7B" w:rsidRPr="002E46BC" w:rsidRDefault="00AB6C7B" w:rsidP="00AB6C7B">
      <w:pPr>
        <w:tabs>
          <w:tab w:val="left" w:pos="2160"/>
        </w:tabs>
        <w:ind w:right="-108"/>
        <w:jc w:val="both"/>
        <w:rPr>
          <w:sz w:val="22"/>
          <w:szCs w:val="22"/>
        </w:rPr>
      </w:pPr>
      <w:r w:rsidRPr="002E46BC">
        <w:rPr>
          <w:sz w:val="22"/>
          <w:szCs w:val="22"/>
        </w:rPr>
        <w:t xml:space="preserve">Nous vous serions obligés de bien vouloir nous retourner les deux exemplaires de la présente </w:t>
      </w:r>
      <w:r w:rsidRPr="003A0925">
        <w:rPr>
          <w:b/>
          <w:sz w:val="22"/>
          <w:szCs w:val="22"/>
        </w:rPr>
        <w:t>revêtus d'un paraphe sur chacune des pages et de votre signature</w:t>
      </w:r>
      <w:r w:rsidRPr="002E46BC">
        <w:rPr>
          <w:sz w:val="22"/>
          <w:szCs w:val="22"/>
        </w:rPr>
        <w:t xml:space="preserve"> précédée de la mention manuscrite "Lu et approuvé, bon pour accord".</w:t>
      </w:r>
    </w:p>
    <w:p w14:paraId="57BCDD46" w14:textId="77777777" w:rsidR="00CB798F" w:rsidRDefault="00CB798F" w:rsidP="00AB6C7B">
      <w:pPr>
        <w:tabs>
          <w:tab w:val="left" w:pos="2160"/>
        </w:tabs>
        <w:ind w:right="-108"/>
        <w:jc w:val="both"/>
        <w:rPr>
          <w:ins w:id="240" w:author="Tatiana BOUET" w:date="2022-10-27T10:18:00Z"/>
          <w:sz w:val="22"/>
          <w:szCs w:val="22"/>
        </w:rPr>
      </w:pPr>
    </w:p>
    <w:p w14:paraId="2859B383" w14:textId="77777777" w:rsidR="00CB798F" w:rsidRPr="002E46BC" w:rsidRDefault="00CB798F" w:rsidP="00AB6C7B">
      <w:pPr>
        <w:tabs>
          <w:tab w:val="left" w:pos="2160"/>
        </w:tabs>
        <w:ind w:right="-108"/>
        <w:jc w:val="both"/>
        <w:rPr>
          <w:sz w:val="22"/>
          <w:szCs w:val="22"/>
        </w:rPr>
      </w:pPr>
    </w:p>
    <w:p w14:paraId="001C0515" w14:textId="473D3AF3" w:rsidR="00AB6C7B" w:rsidRPr="002E46BC" w:rsidRDefault="00AB6C7B" w:rsidP="00AB6C7B">
      <w:pPr>
        <w:tabs>
          <w:tab w:val="left" w:pos="2160"/>
        </w:tabs>
        <w:ind w:right="-108"/>
        <w:jc w:val="both"/>
        <w:rPr>
          <w:sz w:val="22"/>
          <w:szCs w:val="22"/>
        </w:rPr>
      </w:pPr>
      <w:r w:rsidRPr="002E46BC">
        <w:rPr>
          <w:sz w:val="22"/>
          <w:szCs w:val="22"/>
        </w:rPr>
        <w:t xml:space="preserve">En vous remerciant de la confiance que vous voulez bien nous témoigner, nous vous prions d'agréer, </w:t>
      </w:r>
      <w:r w:rsidRPr="00D9348A">
        <w:rPr>
          <w:sz w:val="22"/>
          <w:szCs w:val="22"/>
          <w:highlight w:val="yellow"/>
        </w:rPr>
        <w:t>M</w:t>
      </w:r>
      <w:r w:rsidR="00E74C10" w:rsidRPr="00D9348A">
        <w:rPr>
          <w:sz w:val="22"/>
          <w:szCs w:val="22"/>
          <w:highlight w:val="yellow"/>
        </w:rPr>
        <w:t>adame, M</w:t>
      </w:r>
      <w:r w:rsidRPr="00D9348A">
        <w:rPr>
          <w:sz w:val="22"/>
          <w:szCs w:val="22"/>
          <w:highlight w:val="yellow"/>
        </w:rPr>
        <w:t>onsieur,</w:t>
      </w:r>
      <w:r w:rsidRPr="002E46BC">
        <w:rPr>
          <w:sz w:val="22"/>
          <w:szCs w:val="22"/>
        </w:rPr>
        <w:t xml:space="preserve"> l'expression de nos sentiments distingués et dévoués.</w:t>
      </w:r>
    </w:p>
    <w:p w14:paraId="001C0516" w14:textId="77777777" w:rsidR="00AB6C7B" w:rsidRPr="00485C5D" w:rsidRDefault="00AB6C7B" w:rsidP="00AB6C7B">
      <w:pPr>
        <w:pStyle w:val="CorpsdeTexte"/>
        <w:jc w:val="both"/>
        <w:rPr>
          <w:rFonts w:ascii="Times New Roman" w:hAnsi="Times New Roman" w:cs="Times New Roman"/>
          <w:sz w:val="22"/>
          <w:szCs w:val="22"/>
        </w:rPr>
      </w:pPr>
    </w:p>
    <w:p w14:paraId="001C0517" w14:textId="1A4953C1" w:rsidR="00AB6C7B" w:rsidRPr="00485C5D" w:rsidRDefault="00AB6C7B" w:rsidP="00AB6C7B">
      <w:pPr>
        <w:pStyle w:val="CorpsdeTexte"/>
        <w:jc w:val="both"/>
        <w:rPr>
          <w:rFonts w:ascii="Times New Roman" w:hAnsi="Times New Roman" w:cs="Times New Roman"/>
          <w:sz w:val="22"/>
          <w:szCs w:val="22"/>
        </w:rPr>
      </w:pPr>
      <w:r w:rsidRPr="00485C5D">
        <w:rPr>
          <w:rFonts w:ascii="Times New Roman" w:hAnsi="Times New Roman" w:cs="Times New Roman"/>
          <w:sz w:val="22"/>
          <w:szCs w:val="22"/>
        </w:rPr>
        <w:t xml:space="preserve">Fait à Mulhouse</w:t>
      </w:r>
      <w:r w:rsidR="009B6249">
        <w:rPr>
          <w:rFonts w:ascii="Times New Roman" w:hAnsi="Times New Roman" w:cs="Times New Roman"/>
          <w:sz w:val="22"/>
          <w:szCs w:val="22"/>
        </w:rPr>
        <w:t xml:space="preserve"/>
      </w:r>
      <w:r w:rsidR="00710BA3">
        <w:rPr>
          <w:rFonts w:ascii="Times New Roman" w:hAnsi="Times New Roman" w:cs="Times New Roman"/>
          <w:sz w:val="22"/>
          <w:szCs w:val="22"/>
        </w:rPr>
        <w:t xml:space="preserve"/>
      </w:r>
    </w:p>
    <w:p w14:paraId="001C0518" w14:textId="6C2B41D4" w:rsidR="00AB6C7B" w:rsidRPr="00485C5D" w:rsidRDefault="009B6249" w:rsidP="00AB6C7B">
      <w:pPr>
        <w:pStyle w:val="CorpsdeTexte"/>
        <w:jc w:val="both"/>
        <w:rPr>
          <w:rFonts w:ascii="Times New Roman" w:hAnsi="Times New Roman" w:cs="Times New Roman"/>
          <w:sz w:val="22"/>
          <w:szCs w:val="22"/>
        </w:rPr>
      </w:pPr>
      <w:r>
        <w:rPr>
          <w:rFonts w:ascii="Times New Roman" w:hAnsi="Times New Roman" w:cs="Times New Roman"/>
          <w:sz w:val="22"/>
          <w:szCs w:val="22"/>
        </w:rPr>
        <w:t xml:space="preserve">Le {DATE}</w:t>
      </w:r>
      <w:r w:rsidR="00911903">
        <w:rPr>
          <w:rFonts w:ascii="Times New Roman" w:hAnsi="Times New Roman" w:cs="Times New Roman"/>
          <w:sz w:val="22"/>
          <w:szCs w:val="22"/>
        </w:rPr>
        <w:t xml:space="preserve"/>
      </w:r>
    </w:p>
    <w:p w14:paraId="6B97173D" w14:textId="77777777" w:rsidR="00641F18" w:rsidRDefault="00641F18" w:rsidP="00540AED">
      <w:pPr>
        <w:pStyle w:val="CorpsdeTexte"/>
        <w:tabs>
          <w:tab w:val="left" w:pos="5670"/>
        </w:tabs>
        <w:rPr>
          <w:rFonts w:ascii="Times New Roman" w:hAnsi="Times New Roman" w:cs="Times New Roman"/>
          <w:b/>
          <w:bCs/>
          <w:sz w:val="22"/>
          <w:szCs w:val="22"/>
        </w:rPr>
      </w:pPr>
    </w:p>
    <w:p w14:paraId="7764D82A" w14:textId="4CA60FE7" w:rsidR="0046307A" w:rsidRPr="00825C73" w:rsidRDefault="00AB6C7B" w:rsidP="0046307A">
      <w:pPr>
        <w:pStyle w:val="CorpsdeTexte"/>
        <w:tabs>
          <w:tab w:val="left" w:pos="5670"/>
        </w:tabs>
        <w:rPr>
          <w:rFonts w:ascii="Times New Roman" w:hAnsi="Times New Roman" w:cs="Times New Roman"/>
          <w:b/>
          <w:bCs/>
          <w:sz w:val="22"/>
          <w:szCs w:val="22"/>
        </w:rPr>
      </w:pPr>
      <w:r w:rsidRPr="00825C73">
        <w:rPr>
          <w:rFonts w:ascii="Times New Roman" w:hAnsi="Times New Roman" w:cs="Times New Roman"/>
          <w:b/>
          <w:bCs/>
          <w:sz w:val="22"/>
          <w:szCs w:val="22"/>
        </w:rPr>
        <w:t xml:space="preserve">M. Loïc SCHMITT                         {CLIENT_NOM}</w:t>
      </w:r>
      <w:r w:rsidR="00570B0B">
        <w:rPr>
          <w:rFonts w:ascii="Times New Roman" w:hAnsi="Times New Roman" w:cs="Times New Roman"/>
          <w:b/>
          <w:bCs/>
          <w:sz w:val="22"/>
          <w:szCs w:val="22"/>
        </w:rPr>
        <w:t xml:space="preserve"/>
      </w:r>
      <w:proofErr w:type="gramStart"/>
      <w:r w:rsidRPr="00825C73">
        <w:rPr>
          <w:rFonts w:ascii="Times New Roman" w:hAnsi="Times New Roman" w:cs="Times New Roman"/>
          <w:b/>
          <w:bCs/>
          <w:sz w:val="22"/>
          <w:szCs w:val="22"/>
        </w:rPr>
        <w:tab/>
        <w:t xml:space="preserve"/>
      </w:r>
      <w:r w:rsidR="00E74C10">
        <w:rPr>
          <w:rFonts w:ascii="Times New Roman" w:hAnsi="Times New Roman" w:cs="Times New Roman"/>
          <w:b/>
          <w:bCs/>
          <w:sz w:val="22"/>
          <w:szCs w:val="22"/>
        </w:rPr>
        <w:t xml:space="preserve"/>
      </w:r>
      <w:r w:rsidR="0046307A">
        <w:rPr>
          <w:rFonts w:ascii="Times New Roman" w:hAnsi="Times New Roman" w:cs="Times New Roman"/>
          <w:b/>
          <w:bCs/>
          <w:sz w:val="22"/>
          <w:szCs w:val="22"/>
        </w:rPr>
        <w:t xml:space="preserve"/>
      </w:r>
      <w:r w:rsidR="00A324EC">
        <w:rPr>
          <w:rFonts w:ascii="Times New Roman" w:hAnsi="Times New Roman" w:cs="Times New Roman"/>
          <w:b/>
          <w:bCs/>
          <w:sz w:val="22"/>
          <w:szCs w:val="22"/>
        </w:rPr>
        <w:t xml:space="preserve"/>
      </w:r>
      <w:proofErr w:type="gramEnd"/>
      <w:r w:rsidR="00A324EC" w:rsidRPr="00A324EC">
        <w:rPr>
          <w:rFonts w:ascii="Century Gothic" w:eastAsia="Arial" w:hAnsi="Century Gothic"/>
          <w:b/>
          <w:noProof/>
          <w:sz w:val="22"/>
          <w:szCs w:val="22"/>
        </w:rPr>
        <w:t xml:space="preserve"/>
      </w:r>
      <w:r w:rsidR="00E74C10">
        <w:rPr>
          <w:rFonts w:ascii="Times New Roman" w:hAnsi="Times New Roman" w:cs="Times New Roman"/>
          <w:b/>
          <w:bCs/>
          <w:sz w:val="22"/>
          <w:szCs w:val="22"/>
        </w:rPr>
        <w:t xml:space="preserve"/>
      </w:r>
      <w:r w:rsidR="0015364D" w:rsidRPr="0015364D">
        <w:rPr>
          <w:rFonts w:ascii="Times New Roman" w:hAnsi="Times New Roman" w:cs="Times New Roman"/>
          <w:b/>
          <w:bCs/>
          <w:sz w:val="22"/>
          <w:szCs w:val="22"/>
          <w:highlight w:val="yellow"/>
        </w:rPr>
        <w:t xml:space="preserve"/>
      </w:r>
    </w:p>
    <w:p w14:paraId="72C5A9FB" w14:textId="77777777" w:rsidR="0046307A" w:rsidDel="00203E0F" w:rsidRDefault="0046307A" w:rsidP="0046307A">
      <w:pPr>
        <w:pStyle w:val="CorpsdeTexte"/>
        <w:ind w:left="5760"/>
        <w:rPr>
          <w:del w:id="241" w:author="Tatiana BOUET" w:date="2022-10-20T11:23:00Z"/>
          <w:rFonts w:ascii="Times New Roman" w:hAnsi="Times New Roman" w:cs="Times New Roman"/>
          <w:i/>
          <w:sz w:val="18"/>
          <w:szCs w:val="18"/>
        </w:rPr>
      </w:pPr>
      <w:r w:rsidRPr="00345752">
        <w:rPr>
          <w:rFonts w:ascii="Times New Roman" w:hAnsi="Times New Roman" w:cs="Times New Roman"/>
          <w:i/>
          <w:sz w:val="18"/>
          <w:szCs w:val="18"/>
        </w:rPr>
        <w:t>Signature précédée de la mention manuscrite "Lu et approuvé, bon pour accord"</w:t>
      </w:r>
    </w:p>
    <w:p w14:paraId="51AF4B03" w14:textId="053E4BE9" w:rsidR="002B19CC" w:rsidDel="00203E0F" w:rsidRDefault="002B19CC">
      <w:pPr>
        <w:rPr>
          <w:del w:id="242" w:author="Tatiana BOUET" w:date="2022-10-20T11:23:00Z"/>
        </w:rPr>
      </w:pPr>
    </w:p>
    <w:p w14:paraId="601BB74C" w14:textId="77777777" w:rsidR="004240EA" w:rsidDel="00203E0F" w:rsidRDefault="004240EA" w:rsidP="00A15A83">
      <w:pPr>
        <w:tabs>
          <w:tab w:val="left" w:pos="1064"/>
        </w:tabs>
        <w:ind w:left="-567" w:right="-567"/>
        <w:jc w:val="center"/>
        <w:rPr>
          <w:del w:id="243" w:author="Tatiana BOUET" w:date="2022-10-20T11:23:00Z"/>
          <w:sz w:val="36"/>
          <w:szCs w:val="36"/>
          <w:u w:val="single"/>
        </w:rPr>
      </w:pPr>
    </w:p>
    <w:p w14:paraId="57E9E032" w14:textId="21AC928B" w:rsidR="00EE1D4A" w:rsidRDefault="00EE1D4A">
      <w:pPr>
        <w:pStyle w:val="CorpsdeTexte"/>
        <w:ind w:left="5760"/>
        <w:pPrChange w:id="244" w:author="Tatiana BOUET" w:date="2022-10-20T11:23:00Z">
          <w:pPr/>
        </w:pPrChange>
      </w:pPr>
      <w:del w:id="245" w:author="Tatiana BOUET" w:date="2022-10-20T11:23:00Z">
        <w:r w:rsidDel="00203E0F">
          <w:br w:type="page"/>
        </w:r>
      </w:del>
    </w:p>
    <w:p w14:paraId="675B1DE5" w14:textId="7F7BCEF2" w:rsidR="00540AED" w:rsidRPr="00A15A83" w:rsidDel="00203E0F" w:rsidRDefault="00A15A83" w:rsidP="00A15A83">
      <w:pPr>
        <w:tabs>
          <w:tab w:val="left" w:pos="1064"/>
        </w:tabs>
        <w:ind w:left="-567" w:right="-567"/>
        <w:jc w:val="center"/>
        <w:rPr>
          <w:del w:id="246" w:author="Tatiana BOUET" w:date="2022-10-20T11:23:00Z"/>
          <w:sz w:val="36"/>
          <w:szCs w:val="36"/>
          <w:u w:val="single"/>
        </w:rPr>
      </w:pPr>
      <w:del w:id="247" w:author="Tatiana BOUET" w:date="2022-10-20T11:23:00Z">
        <w:r w:rsidRPr="00A15A83" w:rsidDel="00203E0F">
          <w:rPr>
            <w:sz w:val="36"/>
            <w:szCs w:val="36"/>
            <w:u w:val="single"/>
          </w:rPr>
          <w:delText>Annexe tarifaire</w:delText>
        </w:r>
      </w:del>
    </w:p>
    <w:p w14:paraId="43DDEA72" w14:textId="4BBF09B5" w:rsidR="00A15A83" w:rsidDel="00203E0F" w:rsidRDefault="00A15A83" w:rsidP="00F23557">
      <w:pPr>
        <w:tabs>
          <w:tab w:val="left" w:pos="1064"/>
        </w:tabs>
        <w:ind w:left="-567" w:right="-567"/>
        <w:rPr>
          <w:del w:id="248" w:author="Tatiana BOUET" w:date="2022-10-20T11:23:00Z"/>
        </w:rPr>
      </w:pPr>
    </w:p>
    <w:p w14:paraId="19E54E01" w14:textId="7AE43EE4" w:rsidR="00A15A83" w:rsidDel="00203E0F" w:rsidRDefault="00A15A83" w:rsidP="00F23557">
      <w:pPr>
        <w:tabs>
          <w:tab w:val="left" w:pos="1064"/>
        </w:tabs>
        <w:ind w:left="-567" w:right="-567"/>
        <w:rPr>
          <w:del w:id="249" w:author="Tatiana BOUET" w:date="2022-10-20T11:23:00Z"/>
        </w:rPr>
      </w:pPr>
    </w:p>
    <w:tbl>
      <w:tblPr>
        <w:tblStyle w:val="TableauGrille1Clair"/>
        <w:tblW w:w="0" w:type="auto"/>
        <w:tblLook w:val="04A0" w:firstRow="1" w:lastRow="0" w:firstColumn="1" w:lastColumn="0" w:noHBand="0" w:noVBand="1"/>
      </w:tblPr>
      <w:tblGrid>
        <w:gridCol w:w="6374"/>
        <w:gridCol w:w="2686"/>
      </w:tblGrid>
      <w:tr w:rsidR="0011295E" w:rsidDel="00203E0F" w14:paraId="3C42820E" w14:textId="0C2333C2" w:rsidTr="001510E4">
        <w:trPr>
          <w:cnfStyle w:val="100000000000" w:firstRow="1" w:lastRow="0" w:firstColumn="0" w:lastColumn="0" w:oddVBand="0" w:evenVBand="0" w:oddHBand="0" w:evenHBand="0" w:firstRowFirstColumn="0" w:firstRowLastColumn="0" w:lastRowFirstColumn="0" w:lastRowLastColumn="0"/>
          <w:trHeight w:val="567"/>
          <w:del w:id="250" w:author="Tatiana BOUET" w:date="2022-10-20T11:23:00Z"/>
        </w:trPr>
        <w:tc>
          <w:tcPr>
            <w:cnfStyle w:val="001000000000" w:firstRow="0" w:lastRow="0" w:firstColumn="1" w:lastColumn="0" w:oddVBand="0" w:evenVBand="0" w:oddHBand="0" w:evenHBand="0" w:firstRowFirstColumn="0" w:firstRowLastColumn="0" w:lastRowFirstColumn="0" w:lastRowLastColumn="0"/>
            <w:tcW w:w="6374" w:type="dxa"/>
            <w:vAlign w:val="center"/>
          </w:tcPr>
          <w:p w14:paraId="07BA029D" w14:textId="39C191EE" w:rsidR="0011295E" w:rsidDel="00203E0F" w:rsidRDefault="00A95667" w:rsidP="001510E4">
            <w:pPr>
              <w:tabs>
                <w:tab w:val="left" w:pos="1064"/>
              </w:tabs>
              <w:ind w:right="-112"/>
              <w:jc w:val="center"/>
              <w:rPr>
                <w:del w:id="251" w:author="Tatiana BOUET" w:date="2022-10-20T11:23:00Z"/>
              </w:rPr>
            </w:pPr>
            <w:del w:id="252" w:author="Tatiana BOUET" w:date="2022-10-20T11:23:00Z">
              <w:r w:rsidDel="00203E0F">
                <w:delText>Nature de la prestation</w:delText>
              </w:r>
            </w:del>
          </w:p>
        </w:tc>
        <w:tc>
          <w:tcPr>
            <w:tcW w:w="2686" w:type="dxa"/>
            <w:vAlign w:val="center"/>
          </w:tcPr>
          <w:p w14:paraId="060300CE" w14:textId="1FEAC20D" w:rsidR="0011295E" w:rsidDel="00203E0F" w:rsidRDefault="00A95667" w:rsidP="001510E4">
            <w:pPr>
              <w:tabs>
                <w:tab w:val="left" w:pos="1064"/>
              </w:tabs>
              <w:ind w:right="-112"/>
              <w:jc w:val="center"/>
              <w:cnfStyle w:val="100000000000" w:firstRow="1" w:lastRow="0" w:firstColumn="0" w:lastColumn="0" w:oddVBand="0" w:evenVBand="0" w:oddHBand="0" w:evenHBand="0" w:firstRowFirstColumn="0" w:firstRowLastColumn="0" w:lastRowFirstColumn="0" w:lastRowLastColumn="0"/>
              <w:rPr>
                <w:del w:id="253" w:author="Tatiana BOUET" w:date="2022-10-20T11:23:00Z"/>
              </w:rPr>
            </w:pPr>
            <w:del w:id="254" w:author="Tatiana BOUET" w:date="2022-10-20T11:23:00Z">
              <w:r w:rsidDel="00203E0F">
                <w:delText>Montant HT</w:delText>
              </w:r>
            </w:del>
          </w:p>
        </w:tc>
      </w:tr>
      <w:tr w:rsidR="00586EFE" w:rsidRPr="009A08CA" w:rsidDel="00203E0F" w14:paraId="2853F1D8" w14:textId="0B726ECE" w:rsidTr="001510E4">
        <w:trPr>
          <w:trHeight w:val="567"/>
          <w:del w:id="255" w:author="Tatiana BOUET" w:date="2022-10-20T11:23:00Z"/>
        </w:trPr>
        <w:tc>
          <w:tcPr>
            <w:cnfStyle w:val="001000000000" w:firstRow="0" w:lastRow="0" w:firstColumn="1" w:lastColumn="0" w:oddVBand="0" w:evenVBand="0" w:oddHBand="0" w:evenHBand="0" w:firstRowFirstColumn="0" w:firstRowLastColumn="0" w:lastRowFirstColumn="0" w:lastRowLastColumn="0"/>
            <w:tcW w:w="6374" w:type="dxa"/>
            <w:vAlign w:val="center"/>
          </w:tcPr>
          <w:p w14:paraId="3F26F11E" w14:textId="3F057161" w:rsidR="00586EFE" w:rsidRPr="00586EFE" w:rsidDel="00203E0F" w:rsidRDefault="00586EFE" w:rsidP="00D3256E">
            <w:pPr>
              <w:tabs>
                <w:tab w:val="left" w:pos="1064"/>
              </w:tabs>
              <w:ind w:right="-567"/>
              <w:rPr>
                <w:del w:id="256" w:author="Tatiana BOUET" w:date="2022-10-20T11:23:00Z"/>
                <w:b w:val="0"/>
                <w:bCs w:val="0"/>
              </w:rPr>
            </w:pPr>
            <w:del w:id="257" w:author="Tatiana BOUET" w:date="2022-10-20T11:23:00Z">
              <w:r w:rsidRPr="009A08CA" w:rsidDel="00203E0F">
                <w:rPr>
                  <w:b w:val="0"/>
                  <w:bCs w:val="0"/>
                </w:rPr>
                <w:delText>Régime matrimonial</w:delText>
              </w:r>
            </w:del>
          </w:p>
        </w:tc>
        <w:tc>
          <w:tcPr>
            <w:tcW w:w="2686" w:type="dxa"/>
            <w:vAlign w:val="center"/>
          </w:tcPr>
          <w:p w14:paraId="53FCE7C2" w14:textId="54D1B0A4" w:rsidR="00586EFE" w:rsidRPr="009A08CA" w:rsidDel="00203E0F" w:rsidRDefault="00586EFE" w:rsidP="001510E4">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del w:id="258" w:author="Tatiana BOUET" w:date="2022-10-20T11:23:00Z"/>
              </w:rPr>
            </w:pPr>
            <w:del w:id="259" w:author="Tatiana BOUET" w:date="2022-10-20T11:23:00Z">
              <w:r w:rsidRPr="009A08CA" w:rsidDel="00203E0F">
                <w:delText>550 €</w:delText>
              </w:r>
            </w:del>
          </w:p>
        </w:tc>
      </w:tr>
      <w:tr w:rsidR="00586EFE" w:rsidRPr="009A08CA" w:rsidDel="00203E0F" w14:paraId="73519FF5" w14:textId="0D4A3B88" w:rsidTr="001510E4">
        <w:trPr>
          <w:trHeight w:val="567"/>
          <w:del w:id="260" w:author="Tatiana BOUET" w:date="2022-10-20T11:23:00Z"/>
        </w:trPr>
        <w:tc>
          <w:tcPr>
            <w:cnfStyle w:val="001000000000" w:firstRow="0" w:lastRow="0" w:firstColumn="1" w:lastColumn="0" w:oddVBand="0" w:evenVBand="0" w:oddHBand="0" w:evenHBand="0" w:firstRowFirstColumn="0" w:firstRowLastColumn="0" w:lastRowFirstColumn="0" w:lastRowLastColumn="0"/>
            <w:tcW w:w="6374" w:type="dxa"/>
            <w:vAlign w:val="center"/>
          </w:tcPr>
          <w:p w14:paraId="3771A251" w14:textId="68BE55BB" w:rsidR="00586EFE" w:rsidRPr="00586EFE" w:rsidDel="00203E0F" w:rsidRDefault="00586EFE" w:rsidP="00D3256E">
            <w:pPr>
              <w:tabs>
                <w:tab w:val="left" w:pos="1064"/>
              </w:tabs>
              <w:ind w:right="-567"/>
              <w:rPr>
                <w:del w:id="261" w:author="Tatiana BOUET" w:date="2022-10-20T11:23:00Z"/>
              </w:rPr>
            </w:pPr>
            <w:del w:id="262" w:author="Tatiana BOUET" w:date="2022-10-20T11:23:00Z">
              <w:r w:rsidRPr="009A08CA" w:rsidDel="00203E0F">
                <w:rPr>
                  <w:b w:val="0"/>
                  <w:bCs w:val="0"/>
                </w:rPr>
                <w:delText>Mandats de protection future ou à effet posthume</w:delText>
              </w:r>
            </w:del>
          </w:p>
        </w:tc>
        <w:tc>
          <w:tcPr>
            <w:tcW w:w="2686" w:type="dxa"/>
            <w:vAlign w:val="center"/>
          </w:tcPr>
          <w:p w14:paraId="1D6CD5C5" w14:textId="393DA75C" w:rsidR="00586EFE" w:rsidRPr="009A08CA" w:rsidDel="00203E0F" w:rsidRDefault="00586EFE" w:rsidP="001510E4">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del w:id="263" w:author="Tatiana BOUET" w:date="2022-10-20T11:23:00Z"/>
              </w:rPr>
            </w:pPr>
            <w:del w:id="264" w:author="Tatiana BOUET" w:date="2022-10-20T11:23:00Z">
              <w:r w:rsidRPr="009A08CA" w:rsidDel="00203E0F">
                <w:delText>450 €</w:delText>
              </w:r>
            </w:del>
          </w:p>
        </w:tc>
      </w:tr>
      <w:tr w:rsidR="00586EFE" w:rsidRPr="009A08CA" w:rsidDel="00203E0F" w14:paraId="56BE75B4" w14:textId="2B92B050" w:rsidTr="001510E4">
        <w:trPr>
          <w:trHeight w:val="567"/>
          <w:del w:id="265" w:author="Tatiana BOUET" w:date="2022-10-20T11:23:00Z"/>
        </w:trPr>
        <w:tc>
          <w:tcPr>
            <w:cnfStyle w:val="001000000000" w:firstRow="0" w:lastRow="0" w:firstColumn="1" w:lastColumn="0" w:oddVBand="0" w:evenVBand="0" w:oddHBand="0" w:evenHBand="0" w:firstRowFirstColumn="0" w:firstRowLastColumn="0" w:lastRowFirstColumn="0" w:lastRowLastColumn="0"/>
            <w:tcW w:w="6374" w:type="dxa"/>
            <w:vAlign w:val="center"/>
          </w:tcPr>
          <w:p w14:paraId="1D727F74" w14:textId="232D0DD1" w:rsidR="00586EFE" w:rsidRPr="00586EFE" w:rsidDel="00203E0F" w:rsidRDefault="00586EFE" w:rsidP="00D3256E">
            <w:pPr>
              <w:tabs>
                <w:tab w:val="left" w:pos="1064"/>
              </w:tabs>
              <w:ind w:right="-567"/>
              <w:rPr>
                <w:del w:id="266" w:author="Tatiana BOUET" w:date="2022-10-20T11:23:00Z"/>
              </w:rPr>
            </w:pPr>
            <w:del w:id="267" w:author="Tatiana BOUET" w:date="2022-10-20T11:23:00Z">
              <w:r w:rsidRPr="009A08CA" w:rsidDel="00203E0F">
                <w:rPr>
                  <w:b w:val="0"/>
                  <w:bCs w:val="0"/>
                </w:rPr>
                <w:delText>Testaments</w:delText>
              </w:r>
            </w:del>
          </w:p>
        </w:tc>
        <w:tc>
          <w:tcPr>
            <w:tcW w:w="2686" w:type="dxa"/>
            <w:vAlign w:val="center"/>
          </w:tcPr>
          <w:p w14:paraId="4C904BF3" w14:textId="184BB606" w:rsidR="00586EFE" w:rsidRPr="009A08CA" w:rsidDel="00203E0F" w:rsidRDefault="00586EFE" w:rsidP="001510E4">
            <w:pPr>
              <w:ind w:right="-112"/>
              <w:jc w:val="center"/>
              <w:cnfStyle w:val="000000000000" w:firstRow="0" w:lastRow="0" w:firstColumn="0" w:lastColumn="0" w:oddVBand="0" w:evenVBand="0" w:oddHBand="0" w:evenHBand="0" w:firstRowFirstColumn="0" w:firstRowLastColumn="0" w:lastRowFirstColumn="0" w:lastRowLastColumn="0"/>
              <w:rPr>
                <w:del w:id="268" w:author="Tatiana BOUET" w:date="2022-10-20T11:23:00Z"/>
              </w:rPr>
            </w:pPr>
            <w:del w:id="269" w:author="Tatiana BOUET" w:date="2022-10-20T11:23:00Z">
              <w:r w:rsidRPr="009A08CA" w:rsidDel="00203E0F">
                <w:delText>300 €</w:delText>
              </w:r>
            </w:del>
          </w:p>
        </w:tc>
      </w:tr>
      <w:tr w:rsidR="00586EFE" w:rsidRPr="009A08CA" w:rsidDel="00203E0F" w14:paraId="09B326E5" w14:textId="381F7E72" w:rsidTr="001510E4">
        <w:trPr>
          <w:trHeight w:val="567"/>
          <w:del w:id="270" w:author="Tatiana BOUET" w:date="2022-10-20T11:23:00Z"/>
        </w:trPr>
        <w:tc>
          <w:tcPr>
            <w:cnfStyle w:val="001000000000" w:firstRow="0" w:lastRow="0" w:firstColumn="1" w:lastColumn="0" w:oddVBand="0" w:evenVBand="0" w:oddHBand="0" w:evenHBand="0" w:firstRowFirstColumn="0" w:firstRowLastColumn="0" w:lastRowFirstColumn="0" w:lastRowLastColumn="0"/>
            <w:tcW w:w="6374" w:type="dxa"/>
            <w:vAlign w:val="center"/>
          </w:tcPr>
          <w:p w14:paraId="63B65EB8" w14:textId="75013E7E" w:rsidR="00586EFE" w:rsidRPr="00586EFE" w:rsidDel="00203E0F" w:rsidRDefault="00586EFE" w:rsidP="00D3256E">
            <w:pPr>
              <w:tabs>
                <w:tab w:val="left" w:pos="1064"/>
              </w:tabs>
              <w:ind w:right="-567"/>
              <w:rPr>
                <w:del w:id="271" w:author="Tatiana BOUET" w:date="2022-10-20T11:23:00Z"/>
              </w:rPr>
            </w:pPr>
            <w:del w:id="272" w:author="Tatiana BOUET" w:date="2022-10-20T11:23:00Z">
              <w:r w:rsidRPr="009A08CA" w:rsidDel="00203E0F">
                <w:rPr>
                  <w:b w:val="0"/>
                  <w:bCs w:val="0"/>
                </w:rPr>
                <w:delText>Donations</w:delText>
              </w:r>
            </w:del>
          </w:p>
        </w:tc>
        <w:tc>
          <w:tcPr>
            <w:tcW w:w="2686" w:type="dxa"/>
            <w:vAlign w:val="center"/>
          </w:tcPr>
          <w:p w14:paraId="665C9AFF" w14:textId="3A6E64D8" w:rsidR="00586EFE" w:rsidRPr="009A08CA" w:rsidDel="00203E0F" w:rsidRDefault="00586EFE" w:rsidP="001510E4">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del w:id="273" w:author="Tatiana BOUET" w:date="2022-10-20T11:23:00Z"/>
              </w:rPr>
            </w:pPr>
            <w:del w:id="274" w:author="Tatiana BOUET" w:date="2022-10-20T11:23:00Z">
              <w:r w:rsidRPr="009A08CA" w:rsidDel="00203E0F">
                <w:delText>300 €</w:delText>
              </w:r>
            </w:del>
          </w:p>
        </w:tc>
      </w:tr>
      <w:tr w:rsidR="00586EFE" w:rsidRPr="009A08CA" w:rsidDel="00203E0F" w14:paraId="6609DA87" w14:textId="18668474" w:rsidTr="001510E4">
        <w:trPr>
          <w:trHeight w:val="567"/>
          <w:del w:id="275" w:author="Tatiana BOUET" w:date="2022-10-20T11:23:00Z"/>
        </w:trPr>
        <w:tc>
          <w:tcPr>
            <w:cnfStyle w:val="001000000000" w:firstRow="0" w:lastRow="0" w:firstColumn="1" w:lastColumn="0" w:oddVBand="0" w:evenVBand="0" w:oddHBand="0" w:evenHBand="0" w:firstRowFirstColumn="0" w:firstRowLastColumn="0" w:lastRowFirstColumn="0" w:lastRowLastColumn="0"/>
            <w:tcW w:w="6374" w:type="dxa"/>
            <w:vAlign w:val="center"/>
          </w:tcPr>
          <w:p w14:paraId="38E7D524" w14:textId="3A3E8421" w:rsidR="00586EFE" w:rsidRPr="00586EFE" w:rsidDel="00203E0F" w:rsidRDefault="00586EFE" w:rsidP="00D3256E">
            <w:pPr>
              <w:tabs>
                <w:tab w:val="left" w:pos="1064"/>
              </w:tabs>
              <w:ind w:right="-567"/>
              <w:rPr>
                <w:del w:id="276" w:author="Tatiana BOUET" w:date="2022-10-20T11:23:00Z"/>
              </w:rPr>
            </w:pPr>
            <w:del w:id="277" w:author="Tatiana BOUET" w:date="2022-10-20T11:23:00Z">
              <w:r w:rsidRPr="009A08CA" w:rsidDel="00203E0F">
                <w:rPr>
                  <w:b w:val="0"/>
                  <w:bCs w:val="0"/>
                </w:rPr>
                <w:delText>Donations réincorporatives</w:delText>
              </w:r>
            </w:del>
          </w:p>
        </w:tc>
        <w:tc>
          <w:tcPr>
            <w:tcW w:w="2686" w:type="dxa"/>
            <w:vAlign w:val="center"/>
          </w:tcPr>
          <w:p w14:paraId="30E89787" w14:textId="72AE00ED" w:rsidR="00586EFE" w:rsidRPr="009A08CA" w:rsidDel="00203E0F" w:rsidRDefault="00586EFE" w:rsidP="001510E4">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del w:id="278" w:author="Tatiana BOUET" w:date="2022-10-20T11:23:00Z"/>
              </w:rPr>
            </w:pPr>
            <w:del w:id="279" w:author="Tatiana BOUET" w:date="2022-10-20T11:23:00Z">
              <w:r w:rsidRPr="009A08CA" w:rsidDel="00203E0F">
                <w:delText>450 €</w:delText>
              </w:r>
            </w:del>
          </w:p>
        </w:tc>
      </w:tr>
      <w:tr w:rsidR="00586EFE" w:rsidRPr="009A08CA" w:rsidDel="00203E0F" w14:paraId="3B18313A" w14:textId="4E305979" w:rsidTr="001510E4">
        <w:trPr>
          <w:trHeight w:val="567"/>
          <w:del w:id="280" w:author="Tatiana BOUET" w:date="2022-10-20T11:23:00Z"/>
        </w:trPr>
        <w:tc>
          <w:tcPr>
            <w:cnfStyle w:val="001000000000" w:firstRow="0" w:lastRow="0" w:firstColumn="1" w:lastColumn="0" w:oddVBand="0" w:evenVBand="0" w:oddHBand="0" w:evenHBand="0" w:firstRowFirstColumn="0" w:firstRowLastColumn="0" w:lastRowFirstColumn="0" w:lastRowLastColumn="0"/>
            <w:tcW w:w="6374" w:type="dxa"/>
            <w:vAlign w:val="center"/>
          </w:tcPr>
          <w:p w14:paraId="231147A2" w14:textId="4101F9FC" w:rsidR="00586EFE" w:rsidRPr="00586EFE" w:rsidDel="00203E0F" w:rsidRDefault="00586EFE" w:rsidP="00D3256E">
            <w:pPr>
              <w:tabs>
                <w:tab w:val="left" w:pos="1064"/>
              </w:tabs>
              <w:ind w:right="-567"/>
              <w:rPr>
                <w:del w:id="281" w:author="Tatiana BOUET" w:date="2022-10-20T11:23:00Z"/>
              </w:rPr>
            </w:pPr>
            <w:del w:id="282" w:author="Tatiana BOUET" w:date="2022-10-20T11:23:00Z">
              <w:r w:rsidRPr="009A08CA" w:rsidDel="00203E0F">
                <w:rPr>
                  <w:b w:val="0"/>
                  <w:bCs w:val="0"/>
                </w:rPr>
                <w:delText>Convention de démembrement</w:delText>
              </w:r>
            </w:del>
          </w:p>
        </w:tc>
        <w:tc>
          <w:tcPr>
            <w:tcW w:w="2686" w:type="dxa"/>
            <w:vAlign w:val="center"/>
          </w:tcPr>
          <w:p w14:paraId="68F5DC7A" w14:textId="43EF4B80" w:rsidR="00586EFE" w:rsidRPr="009A08CA" w:rsidDel="00203E0F" w:rsidRDefault="00586EFE" w:rsidP="001510E4">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del w:id="283" w:author="Tatiana BOUET" w:date="2022-10-20T11:23:00Z"/>
              </w:rPr>
            </w:pPr>
            <w:del w:id="284" w:author="Tatiana BOUET" w:date="2022-10-20T11:23:00Z">
              <w:r w:rsidRPr="009A08CA" w:rsidDel="00203E0F">
                <w:delText>450 €</w:delText>
              </w:r>
            </w:del>
          </w:p>
        </w:tc>
      </w:tr>
      <w:tr w:rsidR="00586EFE" w:rsidRPr="009A08CA" w:rsidDel="00203E0F" w14:paraId="6803294B" w14:textId="393F23E8" w:rsidTr="001510E4">
        <w:trPr>
          <w:trHeight w:val="567"/>
          <w:del w:id="285" w:author="Tatiana BOUET" w:date="2022-10-20T11:23:00Z"/>
        </w:trPr>
        <w:tc>
          <w:tcPr>
            <w:cnfStyle w:val="001000000000" w:firstRow="0" w:lastRow="0" w:firstColumn="1" w:lastColumn="0" w:oddVBand="0" w:evenVBand="0" w:oddHBand="0" w:evenHBand="0" w:firstRowFirstColumn="0" w:firstRowLastColumn="0" w:lastRowFirstColumn="0" w:lastRowLastColumn="0"/>
            <w:tcW w:w="6374" w:type="dxa"/>
            <w:vAlign w:val="center"/>
          </w:tcPr>
          <w:p w14:paraId="2A25500B" w14:textId="09E0E4BA" w:rsidR="00586EFE" w:rsidRPr="00586EFE" w:rsidDel="00203E0F" w:rsidRDefault="00586EFE" w:rsidP="00D3256E">
            <w:pPr>
              <w:tabs>
                <w:tab w:val="left" w:pos="1064"/>
              </w:tabs>
              <w:ind w:right="-567"/>
              <w:rPr>
                <w:del w:id="286" w:author="Tatiana BOUET" w:date="2022-10-20T11:23:00Z"/>
              </w:rPr>
            </w:pPr>
            <w:del w:id="287" w:author="Tatiana BOUET" w:date="2022-10-20T11:23:00Z">
              <w:r w:rsidRPr="009A08CA" w:rsidDel="00203E0F">
                <w:rPr>
                  <w:b w:val="0"/>
                  <w:bCs w:val="0"/>
                </w:rPr>
                <w:delText>Convention de quasi-usufruit</w:delText>
              </w:r>
            </w:del>
          </w:p>
        </w:tc>
        <w:tc>
          <w:tcPr>
            <w:tcW w:w="2686" w:type="dxa"/>
            <w:vAlign w:val="center"/>
          </w:tcPr>
          <w:p w14:paraId="747C84E5" w14:textId="64DE2505" w:rsidR="00586EFE" w:rsidRPr="009A08CA" w:rsidDel="00203E0F" w:rsidRDefault="00586EFE" w:rsidP="001510E4">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del w:id="288" w:author="Tatiana BOUET" w:date="2022-10-20T11:23:00Z"/>
              </w:rPr>
            </w:pPr>
            <w:del w:id="289" w:author="Tatiana BOUET" w:date="2022-10-20T11:23:00Z">
              <w:r w:rsidRPr="009A08CA" w:rsidDel="00203E0F">
                <w:delText>450 €</w:delText>
              </w:r>
            </w:del>
          </w:p>
        </w:tc>
      </w:tr>
      <w:tr w:rsidR="00586EFE" w:rsidRPr="009A08CA" w:rsidDel="00203E0F" w14:paraId="05EA028A" w14:textId="5D5A4601" w:rsidTr="001510E4">
        <w:trPr>
          <w:trHeight w:val="567"/>
          <w:del w:id="290" w:author="Tatiana BOUET" w:date="2022-10-20T11:23:00Z"/>
        </w:trPr>
        <w:tc>
          <w:tcPr>
            <w:cnfStyle w:val="001000000000" w:firstRow="0" w:lastRow="0" w:firstColumn="1" w:lastColumn="0" w:oddVBand="0" w:evenVBand="0" w:oddHBand="0" w:evenHBand="0" w:firstRowFirstColumn="0" w:firstRowLastColumn="0" w:lastRowFirstColumn="0" w:lastRowLastColumn="0"/>
            <w:tcW w:w="6374" w:type="dxa"/>
            <w:vAlign w:val="center"/>
          </w:tcPr>
          <w:p w14:paraId="5C5415DC" w14:textId="393B57EF" w:rsidR="00586EFE" w:rsidRPr="00586EFE" w:rsidDel="00203E0F" w:rsidRDefault="00586EFE" w:rsidP="00D3256E">
            <w:pPr>
              <w:tabs>
                <w:tab w:val="left" w:pos="1064"/>
              </w:tabs>
              <w:ind w:right="-567"/>
              <w:rPr>
                <w:del w:id="291" w:author="Tatiana BOUET" w:date="2022-10-20T11:23:00Z"/>
              </w:rPr>
            </w:pPr>
            <w:del w:id="292" w:author="Tatiana BOUET" w:date="2022-10-20T11:23:00Z">
              <w:r w:rsidRPr="009A08CA" w:rsidDel="00203E0F">
                <w:rPr>
                  <w:b w:val="0"/>
                  <w:bCs w:val="0"/>
                </w:rPr>
                <w:delText>Clause bénéficiaire Assurance Vie</w:delText>
              </w:r>
            </w:del>
          </w:p>
        </w:tc>
        <w:tc>
          <w:tcPr>
            <w:tcW w:w="2686" w:type="dxa"/>
            <w:vAlign w:val="center"/>
          </w:tcPr>
          <w:p w14:paraId="20D77D2E" w14:textId="5CD11D34" w:rsidR="00586EFE" w:rsidRPr="009A08CA" w:rsidDel="00203E0F" w:rsidRDefault="00586EFE" w:rsidP="001510E4">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del w:id="293" w:author="Tatiana BOUET" w:date="2022-10-20T11:23:00Z"/>
              </w:rPr>
            </w:pPr>
            <w:del w:id="294" w:author="Tatiana BOUET" w:date="2022-10-20T11:23:00Z">
              <w:r w:rsidRPr="009A08CA" w:rsidDel="00203E0F">
                <w:delText>300 €</w:delText>
              </w:r>
            </w:del>
          </w:p>
        </w:tc>
      </w:tr>
      <w:tr w:rsidR="00586EFE" w:rsidRPr="009A08CA" w:rsidDel="00203E0F" w14:paraId="3A9A6543" w14:textId="233AB6B5" w:rsidTr="001510E4">
        <w:trPr>
          <w:trHeight w:val="567"/>
          <w:del w:id="295" w:author="Tatiana BOUET" w:date="2022-10-20T11:23:00Z"/>
        </w:trPr>
        <w:tc>
          <w:tcPr>
            <w:cnfStyle w:val="001000000000" w:firstRow="0" w:lastRow="0" w:firstColumn="1" w:lastColumn="0" w:oddVBand="0" w:evenVBand="0" w:oddHBand="0" w:evenHBand="0" w:firstRowFirstColumn="0" w:firstRowLastColumn="0" w:lastRowFirstColumn="0" w:lastRowLastColumn="0"/>
            <w:tcW w:w="6374" w:type="dxa"/>
            <w:vAlign w:val="center"/>
          </w:tcPr>
          <w:p w14:paraId="7D701DC7" w14:textId="0C088847" w:rsidR="00586EFE" w:rsidRPr="00586EFE" w:rsidDel="00203E0F" w:rsidRDefault="00586EFE" w:rsidP="00D3256E">
            <w:pPr>
              <w:tabs>
                <w:tab w:val="left" w:pos="1064"/>
              </w:tabs>
              <w:ind w:right="-567"/>
              <w:rPr>
                <w:del w:id="296" w:author="Tatiana BOUET" w:date="2022-10-20T11:23:00Z"/>
              </w:rPr>
            </w:pPr>
            <w:del w:id="297" w:author="Tatiana BOUET" w:date="2022-10-20T11:23:00Z">
              <w:r w:rsidRPr="009A08CA" w:rsidDel="00203E0F">
                <w:rPr>
                  <w:b w:val="0"/>
                  <w:bCs w:val="0"/>
                </w:rPr>
                <w:delText>Modification statutaire</w:delText>
              </w:r>
            </w:del>
          </w:p>
        </w:tc>
        <w:tc>
          <w:tcPr>
            <w:tcW w:w="2686" w:type="dxa"/>
            <w:vAlign w:val="center"/>
          </w:tcPr>
          <w:p w14:paraId="51335D98" w14:textId="1FCD54CB" w:rsidR="00586EFE" w:rsidRPr="009A08CA" w:rsidDel="00203E0F" w:rsidRDefault="00586EFE" w:rsidP="001510E4">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del w:id="298" w:author="Tatiana BOUET" w:date="2022-10-20T11:23:00Z"/>
              </w:rPr>
            </w:pPr>
            <w:del w:id="299" w:author="Tatiana BOUET" w:date="2022-10-20T11:23:00Z">
              <w:r w:rsidRPr="009A08CA" w:rsidDel="00203E0F">
                <w:delText>250 € par société</w:delText>
              </w:r>
            </w:del>
          </w:p>
        </w:tc>
      </w:tr>
      <w:tr w:rsidR="00586EFE" w:rsidRPr="009A08CA" w:rsidDel="00203E0F" w14:paraId="6955F8EA" w14:textId="7C1CE072" w:rsidTr="001510E4">
        <w:trPr>
          <w:trHeight w:val="567"/>
          <w:del w:id="300" w:author="Tatiana BOUET" w:date="2022-10-20T11:23:00Z"/>
        </w:trPr>
        <w:tc>
          <w:tcPr>
            <w:cnfStyle w:val="001000000000" w:firstRow="0" w:lastRow="0" w:firstColumn="1" w:lastColumn="0" w:oddVBand="0" w:evenVBand="0" w:oddHBand="0" w:evenHBand="0" w:firstRowFirstColumn="0" w:firstRowLastColumn="0" w:lastRowFirstColumn="0" w:lastRowLastColumn="0"/>
            <w:tcW w:w="6374" w:type="dxa"/>
            <w:vAlign w:val="center"/>
          </w:tcPr>
          <w:p w14:paraId="502B9B66" w14:textId="2D6A5534" w:rsidR="00586EFE" w:rsidRPr="00586EFE" w:rsidDel="00203E0F" w:rsidRDefault="00586EFE" w:rsidP="00D3256E">
            <w:pPr>
              <w:tabs>
                <w:tab w:val="left" w:pos="1064"/>
              </w:tabs>
              <w:ind w:right="-567"/>
              <w:rPr>
                <w:del w:id="301" w:author="Tatiana BOUET" w:date="2022-10-20T11:23:00Z"/>
              </w:rPr>
            </w:pPr>
            <w:del w:id="302" w:author="Tatiana BOUET" w:date="2022-10-20T11:23:00Z">
              <w:r w:rsidRPr="009A08CA" w:rsidDel="00203E0F">
                <w:rPr>
                  <w:b w:val="0"/>
                  <w:bCs w:val="0"/>
                </w:rPr>
                <w:delText>Accompagnement au financement</w:delText>
              </w:r>
            </w:del>
          </w:p>
        </w:tc>
        <w:tc>
          <w:tcPr>
            <w:tcW w:w="2686" w:type="dxa"/>
            <w:vAlign w:val="center"/>
          </w:tcPr>
          <w:p w14:paraId="33F56CA6" w14:textId="11DA3B2D" w:rsidR="00586EFE" w:rsidRPr="009A08CA" w:rsidDel="00203E0F" w:rsidRDefault="00586EFE" w:rsidP="001510E4">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del w:id="303" w:author="Tatiana BOUET" w:date="2022-10-20T11:23:00Z"/>
              </w:rPr>
            </w:pPr>
            <w:del w:id="304" w:author="Tatiana BOUET" w:date="2022-10-20T11:23:00Z">
              <w:r w:rsidRPr="009A08CA" w:rsidDel="00203E0F">
                <w:delText>250 €</w:delText>
              </w:r>
            </w:del>
          </w:p>
        </w:tc>
      </w:tr>
      <w:tr w:rsidR="00586EFE" w:rsidRPr="009A08CA" w:rsidDel="00203E0F" w14:paraId="79EA468E" w14:textId="7DE8755F" w:rsidTr="001510E4">
        <w:trPr>
          <w:del w:id="305" w:author="Tatiana BOUET" w:date="2022-10-20T11:23:00Z"/>
        </w:trPr>
        <w:tc>
          <w:tcPr>
            <w:cnfStyle w:val="001000000000" w:firstRow="0" w:lastRow="0" w:firstColumn="1" w:lastColumn="0" w:oddVBand="0" w:evenVBand="0" w:oddHBand="0" w:evenHBand="0" w:firstRowFirstColumn="0" w:firstRowLastColumn="0" w:lastRowFirstColumn="0" w:lastRowLastColumn="0"/>
            <w:tcW w:w="6374" w:type="dxa"/>
            <w:vAlign w:val="center"/>
          </w:tcPr>
          <w:p w14:paraId="223B1655" w14:textId="4F89C82A" w:rsidR="00586EFE" w:rsidRPr="009A08CA" w:rsidDel="00203E0F" w:rsidRDefault="00586EFE" w:rsidP="00D3256E">
            <w:pPr>
              <w:tabs>
                <w:tab w:val="left" w:pos="1064"/>
              </w:tabs>
              <w:ind w:right="-567"/>
              <w:rPr>
                <w:del w:id="306" w:author="Tatiana BOUET" w:date="2022-10-20T11:23:00Z"/>
                <w:b w:val="0"/>
                <w:bCs w:val="0"/>
              </w:rPr>
            </w:pPr>
            <w:del w:id="307" w:author="Tatiana BOUET" w:date="2022-10-20T11:23:00Z">
              <w:r w:rsidRPr="009A08CA" w:rsidDel="00203E0F">
                <w:rPr>
                  <w:b w:val="0"/>
                  <w:bCs w:val="0"/>
                </w:rPr>
                <w:delText xml:space="preserve">Engagement Collectif de Conservation et dénonciation </w:delText>
              </w:r>
            </w:del>
          </w:p>
        </w:tc>
        <w:tc>
          <w:tcPr>
            <w:tcW w:w="2686" w:type="dxa"/>
            <w:vAlign w:val="center"/>
          </w:tcPr>
          <w:p w14:paraId="4FD46EE1" w14:textId="2B61D4E1" w:rsidR="00586EFE" w:rsidRPr="009A08CA" w:rsidDel="00203E0F" w:rsidRDefault="00586EFE" w:rsidP="001510E4">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del w:id="308" w:author="Tatiana BOUET" w:date="2022-10-20T11:23:00Z"/>
              </w:rPr>
            </w:pPr>
            <w:del w:id="309" w:author="Tatiana BOUET" w:date="2022-10-20T11:23:00Z">
              <w:r w:rsidRPr="009A08CA" w:rsidDel="00203E0F">
                <w:delText>Sur devis</w:delText>
              </w:r>
            </w:del>
          </w:p>
          <w:p w14:paraId="23AE89D4" w14:textId="5574D3A6" w:rsidR="00586EFE" w:rsidRPr="009A08CA" w:rsidDel="00203E0F" w:rsidRDefault="00586EFE" w:rsidP="001510E4">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del w:id="310" w:author="Tatiana BOUET" w:date="2022-10-20T11:23:00Z"/>
              </w:rPr>
            </w:pPr>
            <w:del w:id="311" w:author="Tatiana BOUET" w:date="2022-10-20T11:23:00Z">
              <w:r w:rsidRPr="009A08CA" w:rsidDel="00203E0F">
                <w:delText>Taux horaire de 150 €</w:delText>
              </w:r>
            </w:del>
          </w:p>
        </w:tc>
      </w:tr>
      <w:tr w:rsidR="008854EF" w:rsidRPr="009A08CA" w:rsidDel="00203E0F" w14:paraId="093153CA" w14:textId="0E02F1AF" w:rsidTr="001510E4">
        <w:trPr>
          <w:del w:id="312" w:author="Tatiana BOUET" w:date="2022-10-20T11:23:00Z"/>
        </w:trPr>
        <w:tc>
          <w:tcPr>
            <w:cnfStyle w:val="001000000000" w:firstRow="0" w:lastRow="0" w:firstColumn="1" w:lastColumn="0" w:oddVBand="0" w:evenVBand="0" w:oddHBand="0" w:evenHBand="0" w:firstRowFirstColumn="0" w:firstRowLastColumn="0" w:lastRowFirstColumn="0" w:lastRowLastColumn="0"/>
            <w:tcW w:w="6374" w:type="dxa"/>
            <w:vAlign w:val="center"/>
          </w:tcPr>
          <w:p w14:paraId="6A381336" w14:textId="42DFD267" w:rsidR="008854EF" w:rsidRPr="009A08CA" w:rsidDel="00203E0F" w:rsidRDefault="0027539E" w:rsidP="009A08CA">
            <w:pPr>
              <w:tabs>
                <w:tab w:val="left" w:pos="1064"/>
              </w:tabs>
              <w:ind w:right="-567"/>
              <w:rPr>
                <w:del w:id="313" w:author="Tatiana BOUET" w:date="2022-10-20T11:23:00Z"/>
                <w:b w:val="0"/>
                <w:bCs w:val="0"/>
              </w:rPr>
            </w:pPr>
            <w:del w:id="314" w:author="Tatiana BOUET" w:date="2022-10-20T11:23:00Z">
              <w:r w:rsidRPr="009A08CA" w:rsidDel="00203E0F">
                <w:rPr>
                  <w:b w:val="0"/>
                  <w:bCs w:val="0"/>
                </w:rPr>
                <w:delText>Assistance auprès de divers professionnels</w:delText>
              </w:r>
            </w:del>
          </w:p>
        </w:tc>
        <w:tc>
          <w:tcPr>
            <w:tcW w:w="2686" w:type="dxa"/>
            <w:vAlign w:val="center"/>
          </w:tcPr>
          <w:p w14:paraId="2535F7A5" w14:textId="16E4A689" w:rsidR="009A08CA" w:rsidRPr="009A08CA" w:rsidDel="00203E0F" w:rsidRDefault="009A08CA" w:rsidP="001510E4">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del w:id="315" w:author="Tatiana BOUET" w:date="2022-10-20T11:23:00Z"/>
              </w:rPr>
            </w:pPr>
            <w:del w:id="316" w:author="Tatiana BOUET" w:date="2022-10-20T11:23:00Z">
              <w:r w:rsidRPr="009A08CA" w:rsidDel="00203E0F">
                <w:delText>Sur devis</w:delText>
              </w:r>
            </w:del>
          </w:p>
          <w:p w14:paraId="0445EA11" w14:textId="0A8E3E91" w:rsidR="008854EF" w:rsidRPr="009A08CA" w:rsidDel="00203E0F" w:rsidRDefault="009A08CA" w:rsidP="001510E4">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del w:id="317" w:author="Tatiana BOUET" w:date="2022-10-20T11:23:00Z"/>
              </w:rPr>
            </w:pPr>
            <w:del w:id="318" w:author="Tatiana BOUET" w:date="2022-10-20T11:23:00Z">
              <w:r w:rsidRPr="009A08CA" w:rsidDel="00203E0F">
                <w:delText>Taux horaire de 150 €</w:delText>
              </w:r>
            </w:del>
          </w:p>
        </w:tc>
      </w:tr>
      <w:tr w:rsidR="0027539E" w:rsidRPr="009A08CA" w:rsidDel="00203E0F" w14:paraId="5C314F70" w14:textId="0F00F325" w:rsidTr="001510E4">
        <w:trPr>
          <w:del w:id="319" w:author="Tatiana BOUET" w:date="2022-10-20T11:23:00Z"/>
        </w:trPr>
        <w:tc>
          <w:tcPr>
            <w:cnfStyle w:val="001000000000" w:firstRow="0" w:lastRow="0" w:firstColumn="1" w:lastColumn="0" w:oddVBand="0" w:evenVBand="0" w:oddHBand="0" w:evenHBand="0" w:firstRowFirstColumn="0" w:firstRowLastColumn="0" w:lastRowFirstColumn="0" w:lastRowLastColumn="0"/>
            <w:tcW w:w="6374" w:type="dxa"/>
            <w:vAlign w:val="center"/>
          </w:tcPr>
          <w:p w14:paraId="40E1D356" w14:textId="396C641B" w:rsidR="0027539E" w:rsidRPr="009A08CA" w:rsidDel="00203E0F" w:rsidRDefault="0027539E" w:rsidP="009A08CA">
            <w:pPr>
              <w:tabs>
                <w:tab w:val="left" w:pos="1064"/>
              </w:tabs>
              <w:ind w:right="-567"/>
              <w:rPr>
                <w:del w:id="320" w:author="Tatiana BOUET" w:date="2022-10-20T11:23:00Z"/>
                <w:b w:val="0"/>
                <w:bCs w:val="0"/>
              </w:rPr>
            </w:pPr>
            <w:del w:id="321" w:author="Tatiana BOUET" w:date="2022-10-20T11:23:00Z">
              <w:r w:rsidRPr="009A08CA" w:rsidDel="00203E0F">
                <w:rPr>
                  <w:b w:val="0"/>
                  <w:bCs w:val="0"/>
                </w:rPr>
                <w:delText>Assistance auprès des services fiscaux</w:delText>
              </w:r>
            </w:del>
          </w:p>
        </w:tc>
        <w:tc>
          <w:tcPr>
            <w:tcW w:w="2686" w:type="dxa"/>
            <w:vAlign w:val="center"/>
          </w:tcPr>
          <w:p w14:paraId="13C07A15" w14:textId="269D905D" w:rsidR="009A08CA" w:rsidRPr="009A08CA" w:rsidDel="00203E0F" w:rsidRDefault="009A08CA" w:rsidP="001510E4">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del w:id="322" w:author="Tatiana BOUET" w:date="2022-10-20T11:23:00Z"/>
              </w:rPr>
            </w:pPr>
            <w:del w:id="323" w:author="Tatiana BOUET" w:date="2022-10-20T11:23:00Z">
              <w:r w:rsidRPr="009A08CA" w:rsidDel="00203E0F">
                <w:delText>Sur devis</w:delText>
              </w:r>
            </w:del>
          </w:p>
          <w:p w14:paraId="327561AF" w14:textId="7F12CAF4" w:rsidR="0027539E" w:rsidRPr="009A08CA" w:rsidDel="00203E0F" w:rsidRDefault="009A08CA" w:rsidP="001510E4">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del w:id="324" w:author="Tatiana BOUET" w:date="2022-10-20T11:23:00Z"/>
              </w:rPr>
            </w:pPr>
            <w:del w:id="325" w:author="Tatiana BOUET" w:date="2022-10-20T11:23:00Z">
              <w:r w:rsidRPr="009A08CA" w:rsidDel="00203E0F">
                <w:delText>Taux horaire de 150 €</w:delText>
              </w:r>
            </w:del>
          </w:p>
        </w:tc>
      </w:tr>
      <w:tr w:rsidR="0027539E" w:rsidRPr="009A08CA" w:rsidDel="00203E0F" w14:paraId="24A11CFC" w14:textId="0E94852E" w:rsidTr="001510E4">
        <w:trPr>
          <w:del w:id="326" w:author="Tatiana BOUET" w:date="2022-10-20T11:23:00Z"/>
        </w:trPr>
        <w:tc>
          <w:tcPr>
            <w:cnfStyle w:val="001000000000" w:firstRow="0" w:lastRow="0" w:firstColumn="1" w:lastColumn="0" w:oddVBand="0" w:evenVBand="0" w:oddHBand="0" w:evenHBand="0" w:firstRowFirstColumn="0" w:firstRowLastColumn="0" w:lastRowFirstColumn="0" w:lastRowLastColumn="0"/>
            <w:tcW w:w="6374" w:type="dxa"/>
            <w:vAlign w:val="center"/>
          </w:tcPr>
          <w:p w14:paraId="3E70E989" w14:textId="712137E6" w:rsidR="0027539E" w:rsidRPr="009A08CA" w:rsidDel="00203E0F" w:rsidRDefault="009A08CA" w:rsidP="009A08CA">
            <w:pPr>
              <w:tabs>
                <w:tab w:val="left" w:pos="1064"/>
              </w:tabs>
              <w:ind w:right="-567"/>
              <w:rPr>
                <w:del w:id="327" w:author="Tatiana BOUET" w:date="2022-10-20T11:23:00Z"/>
                <w:b w:val="0"/>
                <w:bCs w:val="0"/>
              </w:rPr>
            </w:pPr>
            <w:del w:id="328" w:author="Tatiana BOUET" w:date="2022-10-20T11:23:00Z">
              <w:r w:rsidRPr="009A08CA" w:rsidDel="00203E0F">
                <w:rPr>
                  <w:b w:val="0"/>
                  <w:bCs w:val="0"/>
                </w:rPr>
                <w:delText>Assistance auprès des services sociaux</w:delText>
              </w:r>
            </w:del>
          </w:p>
        </w:tc>
        <w:tc>
          <w:tcPr>
            <w:tcW w:w="2686" w:type="dxa"/>
            <w:vAlign w:val="center"/>
          </w:tcPr>
          <w:p w14:paraId="5431147E" w14:textId="669F26CB" w:rsidR="009A08CA" w:rsidRPr="009A08CA" w:rsidDel="00203E0F" w:rsidRDefault="009A08CA" w:rsidP="001510E4">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del w:id="329" w:author="Tatiana BOUET" w:date="2022-10-20T11:23:00Z"/>
              </w:rPr>
            </w:pPr>
            <w:del w:id="330" w:author="Tatiana BOUET" w:date="2022-10-20T11:23:00Z">
              <w:r w:rsidRPr="009A08CA" w:rsidDel="00203E0F">
                <w:delText>Sur devis</w:delText>
              </w:r>
            </w:del>
          </w:p>
          <w:p w14:paraId="0CBC088F" w14:textId="5571ECC1" w:rsidR="0027539E" w:rsidRPr="009A08CA" w:rsidDel="00203E0F" w:rsidRDefault="009A08CA" w:rsidP="001510E4">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del w:id="331" w:author="Tatiana BOUET" w:date="2022-10-20T11:23:00Z"/>
              </w:rPr>
            </w:pPr>
            <w:del w:id="332" w:author="Tatiana BOUET" w:date="2022-10-20T11:23:00Z">
              <w:r w:rsidRPr="009A08CA" w:rsidDel="00203E0F">
                <w:delText>Taux horaire de 150 €</w:delText>
              </w:r>
            </w:del>
          </w:p>
        </w:tc>
      </w:tr>
      <w:tr w:rsidR="009A08CA" w:rsidRPr="009A08CA" w:rsidDel="00203E0F" w14:paraId="2F043E6C" w14:textId="06EE288F" w:rsidTr="001510E4">
        <w:trPr>
          <w:del w:id="333" w:author="Tatiana BOUET" w:date="2022-10-20T11:23:00Z"/>
        </w:trPr>
        <w:tc>
          <w:tcPr>
            <w:cnfStyle w:val="001000000000" w:firstRow="0" w:lastRow="0" w:firstColumn="1" w:lastColumn="0" w:oddVBand="0" w:evenVBand="0" w:oddHBand="0" w:evenHBand="0" w:firstRowFirstColumn="0" w:firstRowLastColumn="0" w:lastRowFirstColumn="0" w:lastRowLastColumn="0"/>
            <w:tcW w:w="6374" w:type="dxa"/>
            <w:vAlign w:val="center"/>
          </w:tcPr>
          <w:p w14:paraId="09611A3F" w14:textId="2EB1FB0C" w:rsidR="009A08CA" w:rsidRPr="009A08CA" w:rsidDel="00203E0F" w:rsidRDefault="009A08CA" w:rsidP="009A08CA">
            <w:pPr>
              <w:tabs>
                <w:tab w:val="left" w:pos="1064"/>
              </w:tabs>
              <w:ind w:right="-567"/>
              <w:rPr>
                <w:del w:id="334" w:author="Tatiana BOUET" w:date="2022-10-20T11:23:00Z"/>
                <w:b w:val="0"/>
                <w:bCs w:val="0"/>
              </w:rPr>
            </w:pPr>
            <w:del w:id="335" w:author="Tatiana BOUET" w:date="2022-10-20T11:23:00Z">
              <w:r w:rsidRPr="009A08CA" w:rsidDel="00203E0F">
                <w:rPr>
                  <w:b w:val="0"/>
                  <w:bCs w:val="0"/>
                </w:rPr>
                <w:delText>Autres prestations</w:delText>
              </w:r>
            </w:del>
          </w:p>
        </w:tc>
        <w:tc>
          <w:tcPr>
            <w:tcW w:w="2686" w:type="dxa"/>
            <w:vAlign w:val="center"/>
          </w:tcPr>
          <w:p w14:paraId="43811B8C" w14:textId="71E6CDE3" w:rsidR="009A08CA" w:rsidRPr="009A08CA" w:rsidDel="00203E0F" w:rsidRDefault="009A08CA" w:rsidP="001510E4">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del w:id="336" w:author="Tatiana BOUET" w:date="2022-10-20T11:23:00Z"/>
              </w:rPr>
            </w:pPr>
            <w:del w:id="337" w:author="Tatiana BOUET" w:date="2022-10-20T11:23:00Z">
              <w:r w:rsidRPr="009A08CA" w:rsidDel="00203E0F">
                <w:delText>Sur devis</w:delText>
              </w:r>
            </w:del>
          </w:p>
          <w:p w14:paraId="6D3896F6" w14:textId="381E8C03" w:rsidR="009A08CA" w:rsidRPr="009A08CA" w:rsidDel="00203E0F" w:rsidRDefault="009A08CA" w:rsidP="001510E4">
            <w:pPr>
              <w:tabs>
                <w:tab w:val="left" w:pos="1064"/>
              </w:tabs>
              <w:ind w:right="-112"/>
              <w:jc w:val="center"/>
              <w:cnfStyle w:val="000000000000" w:firstRow="0" w:lastRow="0" w:firstColumn="0" w:lastColumn="0" w:oddVBand="0" w:evenVBand="0" w:oddHBand="0" w:evenHBand="0" w:firstRowFirstColumn="0" w:firstRowLastColumn="0" w:lastRowFirstColumn="0" w:lastRowLastColumn="0"/>
              <w:rPr>
                <w:del w:id="338" w:author="Tatiana BOUET" w:date="2022-10-20T11:23:00Z"/>
              </w:rPr>
            </w:pPr>
            <w:del w:id="339" w:author="Tatiana BOUET" w:date="2022-10-20T11:23:00Z">
              <w:r w:rsidRPr="009A08CA" w:rsidDel="00203E0F">
                <w:delText>Taux horaire de 150 €</w:delText>
              </w:r>
            </w:del>
          </w:p>
        </w:tc>
      </w:tr>
    </w:tbl>
    <w:p w14:paraId="065546BF" w14:textId="77777777" w:rsidR="0011295E" w:rsidRPr="009A08CA" w:rsidRDefault="0011295E">
      <w:pPr>
        <w:tabs>
          <w:tab w:val="left" w:pos="1064"/>
        </w:tabs>
        <w:ind w:right="-567"/>
        <w:pPrChange w:id="340" w:author="Tatiana BOUET" w:date="2022-10-20T11:23:00Z">
          <w:pPr>
            <w:tabs>
              <w:tab w:val="left" w:pos="1064"/>
            </w:tabs>
            <w:ind w:left="-567" w:right="-567"/>
          </w:pPr>
        </w:pPrChange>
      </w:pPr>
    </w:p>
    <w:sectPr w:rsidR="0011295E" w:rsidRPr="009A08CA" w:rsidSect="00135EDB">
      <w:headerReference w:type="default" r:id="rId8"/>
      <w:footerReference w:type="even" r:id="rId9"/>
      <w:footerReference w:type="default" r:id="rId10"/>
      <w:pgSz w:w="11906" w:h="16838" w:code="9"/>
      <w:pgMar w:top="1985" w:right="1133" w:bottom="1418" w:left="1134" w:header="55" w:footer="567" w:gutter="0"/>
      <w:cols w:space="708"/>
      <w:docGrid w:linePitch="360"/>
      <w:sectPrChange w:id="381" w:author="Tatiana BOUET" w:date="2023-02-14T11:46:00Z">
        <w:sectPr w:rsidR="0011295E" w:rsidRPr="009A08CA" w:rsidSect="00135EDB">
          <w:pgMar w:top="1985" w:right="1418" w:bottom="1418" w:left="1418" w:header="55" w:footer="567"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4105C" w14:textId="77777777" w:rsidR="00A131CC" w:rsidRDefault="00A131CC" w:rsidP="008C5A41">
      <w:r>
        <w:separator/>
      </w:r>
    </w:p>
  </w:endnote>
  <w:endnote w:type="continuationSeparator" w:id="0">
    <w:p w14:paraId="40E9279C" w14:textId="77777777" w:rsidR="00A131CC" w:rsidRDefault="00A131CC" w:rsidP="008C5A41">
      <w:r>
        <w:continuationSeparator/>
      </w:r>
    </w:p>
  </w:endnote>
  <w:endnote w:type="continuationNotice" w:id="1">
    <w:p w14:paraId="0BFF0A66" w14:textId="77777777" w:rsidR="00A131CC" w:rsidRDefault="00A131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Minion Pro">
    <w:panose1 w:val="020B0604020202020204"/>
    <w:charset w:val="00"/>
    <w:family w:val="roman"/>
    <w:notTrueType/>
    <w:pitch w:val="variable"/>
    <w:sig w:usb0="60000287" w:usb1="00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GentiumAlt">
    <w:altName w:val="Times New Roman"/>
    <w:panose1 w:val="020B0604020202020204"/>
    <w:charset w:val="00"/>
    <w:family w:val="auto"/>
    <w:pitch w:val="variable"/>
    <w:sig w:usb0="00000001" w:usb1="00000003" w:usb2="00000000" w:usb3="00000000" w:csb0="0000001B"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721595729"/>
      <w:docPartObj>
        <w:docPartGallery w:val="Page Numbers (Bottom of Page)"/>
        <w:docPartUnique/>
      </w:docPartObj>
    </w:sdtPr>
    <w:sdtEndPr>
      <w:rPr>
        <w:rStyle w:val="Numrodepage"/>
      </w:rPr>
    </w:sdtEndPr>
    <w:sdtContent>
      <w:p w14:paraId="0F2223C1" w14:textId="57EE42A2" w:rsidR="003B1331" w:rsidRDefault="003B1331" w:rsidP="00F4095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0633AED5" w14:textId="77777777" w:rsidR="00403718" w:rsidRDefault="00403718" w:rsidP="003B1331">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341" w:name="_Hlk7769071" w:displacedByCustomXml="next"/>
  <w:sdt>
    <w:sdtPr>
      <w:rPr>
        <w:rStyle w:val="Numrodepage"/>
      </w:rPr>
      <w:id w:val="-1358038522"/>
      <w:docPartObj>
        <w:docPartGallery w:val="Page Numbers (Bottom of Page)"/>
        <w:docPartUnique/>
      </w:docPartObj>
    </w:sdtPr>
    <w:sdtEndPr>
      <w:rPr>
        <w:rStyle w:val="Numrodepage"/>
      </w:rPr>
    </w:sdtEndPr>
    <w:sdtContent>
      <w:p w14:paraId="313DF951" w14:textId="321D7710" w:rsidR="003B1331" w:rsidRDefault="003B1331" w:rsidP="00F40954">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7621F180" w14:textId="77777777" w:rsidR="009E6DF3" w:rsidRPr="00DF60EB" w:rsidRDefault="009E6DF3" w:rsidP="009E6DF3">
    <w:pPr>
      <w:autoSpaceDE w:val="0"/>
      <w:autoSpaceDN w:val="0"/>
      <w:adjustRightInd w:val="0"/>
      <w:ind w:right="357" w:firstLine="357"/>
      <w:jc w:val="center"/>
      <w:textAlignment w:val="center"/>
      <w:rPr>
        <w:ins w:id="342" w:author="Tatiana BOUET" w:date="2023-02-14T11:16:00Z"/>
        <w:rFonts w:eastAsiaTheme="minorEastAsia"/>
        <w:noProof/>
        <w:color w:val="000000" w:themeColor="text1"/>
        <w:sz w:val="13"/>
        <w:szCs w:val="13"/>
      </w:rPr>
    </w:pPr>
    <w:ins w:id="343" w:author="Tatiana BOUET" w:date="2023-02-14T11:16:00Z">
      <w:r w:rsidRPr="00DF60EB">
        <w:rPr>
          <w:rFonts w:eastAsiaTheme="minorEastAsia"/>
          <w:noProof/>
          <w:color w:val="000000" w:themeColor="text1"/>
          <w:sz w:val="13"/>
          <w:szCs w:val="13"/>
        </w:rPr>
        <w:t xml:space="preserve">CONRAD CONSEIL SARL au capital de 80 000 euros, immatriculée au RCS de MULHOUSE sous le numéro 789 053 881 </w:t>
      </w:r>
    </w:ins>
  </w:p>
  <w:p w14:paraId="0F3AA860" w14:textId="32EEE1C2" w:rsidR="009E6DF3" w:rsidRPr="00DF60EB" w:rsidRDefault="009E6DF3" w:rsidP="009E6DF3">
    <w:pPr>
      <w:autoSpaceDE w:val="0"/>
      <w:autoSpaceDN w:val="0"/>
      <w:adjustRightInd w:val="0"/>
      <w:ind w:right="357" w:firstLine="357"/>
      <w:jc w:val="center"/>
      <w:textAlignment w:val="center"/>
      <w:rPr>
        <w:ins w:id="344" w:author="Tatiana BOUET" w:date="2023-02-14T11:16:00Z"/>
        <w:rFonts w:eastAsiaTheme="minorEastAsia"/>
        <w:noProof/>
        <w:color w:val="000000" w:themeColor="text1"/>
        <w:sz w:val="13"/>
        <w:szCs w:val="13"/>
      </w:rPr>
    </w:pPr>
    <w:ins w:id="345" w:author="Tatiana BOUET" w:date="2023-02-14T11:16:00Z">
      <w:r w:rsidRPr="00DF60EB">
        <w:rPr>
          <w:rFonts w:eastAsiaTheme="minorEastAsia"/>
          <w:noProof/>
          <w:color w:val="000000" w:themeColor="text1"/>
          <w:sz w:val="13"/>
          <w:szCs w:val="13"/>
        </w:rPr>
        <w:t xml:space="preserve">dont le siège social est situé au </w:t>
      </w:r>
    </w:ins>
    <w:r w:rsidR="00A9388B">
      <w:rPr>
        <w:rFonts w:eastAsiaTheme="minorEastAsia"/>
        <w:noProof/>
        <w:color w:val="000000" w:themeColor="text1"/>
        <w:sz w:val="13"/>
        <w:szCs w:val="13"/>
      </w:rPr>
      <w:t>36 rue Paul Cézanne à MULHOUSE</w:t>
    </w:r>
    <w:r w:rsidR="00A9388B" w:rsidRPr="00DF60EB">
      <w:rPr>
        <w:rFonts w:eastAsiaTheme="minorEastAsia"/>
        <w:noProof/>
        <w:color w:val="000000" w:themeColor="text1"/>
        <w:sz w:val="13"/>
        <w:szCs w:val="13"/>
      </w:rPr>
      <w:t xml:space="preserve"> (68</w:t>
    </w:r>
    <w:r w:rsidR="00A9388B">
      <w:rPr>
        <w:rFonts w:eastAsiaTheme="minorEastAsia"/>
        <w:noProof/>
        <w:color w:val="000000" w:themeColor="text1"/>
        <w:sz w:val="13"/>
        <w:szCs w:val="13"/>
      </w:rPr>
      <w:t>20</w:t>
    </w:r>
    <w:r w:rsidR="00A9388B" w:rsidRPr="00DF60EB">
      <w:rPr>
        <w:rFonts w:eastAsiaTheme="minorEastAsia"/>
        <w:noProof/>
        <w:color w:val="000000" w:themeColor="text1"/>
        <w:sz w:val="13"/>
        <w:szCs w:val="13"/>
      </w:rPr>
      <w:t>0)</w:t>
    </w:r>
    <w:ins w:id="346" w:author="Tatiana BOUET" w:date="2023-02-14T11:16:00Z">
      <w:r w:rsidRPr="00DF60EB">
        <w:rPr>
          <w:rFonts w:eastAsiaTheme="minorEastAsia"/>
          <w:noProof/>
          <w:color w:val="000000" w:themeColor="text1"/>
          <w:sz w:val="13"/>
          <w:szCs w:val="13"/>
        </w:rPr>
        <w:t xml:space="preserve"> - CONRAD CONSEIL est immatriculé au registre unique des</w:t>
      </w:r>
    </w:ins>
  </w:p>
  <w:p w14:paraId="585A1B81" w14:textId="77777777" w:rsidR="009E6DF3" w:rsidRPr="00DF60EB" w:rsidRDefault="009E6DF3" w:rsidP="009E6DF3">
    <w:pPr>
      <w:autoSpaceDE w:val="0"/>
      <w:autoSpaceDN w:val="0"/>
      <w:adjustRightInd w:val="0"/>
      <w:ind w:right="357" w:firstLine="357"/>
      <w:jc w:val="center"/>
      <w:textAlignment w:val="center"/>
      <w:rPr>
        <w:ins w:id="347" w:author="Tatiana BOUET" w:date="2023-02-14T11:16:00Z"/>
        <w:rFonts w:eastAsiaTheme="minorEastAsia"/>
        <w:noProof/>
        <w:color w:val="000000" w:themeColor="text1"/>
        <w:sz w:val="13"/>
        <w:szCs w:val="13"/>
      </w:rPr>
    </w:pPr>
    <w:ins w:id="348" w:author="Tatiana BOUET" w:date="2023-02-14T11:16:00Z">
      <w:r w:rsidRPr="00DF60EB">
        <w:rPr>
          <w:rFonts w:eastAsiaTheme="minorEastAsia"/>
          <w:noProof/>
          <w:color w:val="000000" w:themeColor="text1"/>
          <w:sz w:val="13"/>
          <w:szCs w:val="13"/>
        </w:rPr>
        <w:t xml:space="preserve"> intermédiaires en assurance, banque et finance sous le numéro 13001625 (qui peut être consulté sur le site </w:t>
      </w:r>
      <w:r>
        <w:fldChar w:fldCharType="begin"/>
      </w:r>
      <w:r>
        <w:instrText>HYPERLINK "http://www.orias.fr"</w:instrText>
      </w:r>
      <w:r>
        <w:fldChar w:fldCharType="separate"/>
      </w:r>
      <w:r w:rsidRPr="00DF60EB">
        <w:rPr>
          <w:rStyle w:val="Lienhypertexte"/>
          <w:rFonts w:eastAsiaTheme="minorEastAsia"/>
          <w:noProof/>
          <w:sz w:val="13"/>
          <w:szCs w:val="13"/>
        </w:rPr>
        <w:t>www.orias.fr</w:t>
      </w:r>
      <w:r>
        <w:rPr>
          <w:rStyle w:val="Lienhypertexte"/>
          <w:rFonts w:eastAsiaTheme="minorEastAsia"/>
          <w:noProof/>
          <w:sz w:val="13"/>
          <w:szCs w:val="13"/>
        </w:rPr>
        <w:fldChar w:fldCharType="end"/>
      </w:r>
      <w:r w:rsidRPr="00DF60EB">
        <w:rPr>
          <w:rFonts w:eastAsiaTheme="minorEastAsia"/>
          <w:noProof/>
          <w:color w:val="000000" w:themeColor="text1"/>
          <w:sz w:val="13"/>
          <w:szCs w:val="13"/>
        </w:rPr>
        <w:t>) en qualité de :</w:t>
      </w:r>
    </w:ins>
  </w:p>
  <w:p w14:paraId="13DDF949" w14:textId="77777777" w:rsidR="009E6DF3" w:rsidRDefault="009E6DF3" w:rsidP="009E6DF3">
    <w:pPr>
      <w:autoSpaceDE w:val="0"/>
      <w:autoSpaceDN w:val="0"/>
      <w:adjustRightInd w:val="0"/>
      <w:jc w:val="center"/>
      <w:textAlignment w:val="center"/>
      <w:rPr>
        <w:ins w:id="349" w:author="Tatiana BOUET" w:date="2024-02-20T14:33:00Z"/>
        <w:rFonts w:eastAsiaTheme="minorEastAsia"/>
        <w:noProof/>
        <w:color w:val="000000" w:themeColor="text1"/>
        <w:sz w:val="13"/>
        <w:szCs w:val="13"/>
      </w:rPr>
    </w:pPr>
    <w:ins w:id="350" w:author="Tatiana BOUET" w:date="2023-02-14T11:16:00Z">
      <w:r w:rsidRPr="00DF60EB">
        <w:rPr>
          <w:rFonts w:eastAsiaTheme="minorEastAsia"/>
          <w:noProof/>
          <w:color w:val="000000" w:themeColor="text1"/>
          <w:sz w:val="13"/>
          <w:szCs w:val="13"/>
        </w:rPr>
        <w:t xml:space="preserve">Conseiller en investissement financier (CIF) adhérent de la Chambre Nationale des Conseils en Gestion de Patrimoine, association agréée par l’autorité des marchés financiers (AMF) et Courtier en assurance et Courtier en opérations de banque et en services de paiement et Titulaire de la Carte professionnelle n° CPI68022022000000003 délivrée par la CCI Alsace </w:t>
      </w:r>
      <w:r w:rsidRPr="00DF60EB">
        <w:rPr>
          <w:rFonts w:eastAsiaTheme="minorHAnsi"/>
          <w:noProof/>
          <w:sz w:val="20"/>
          <w:szCs w:val="20"/>
        </w:rPr>
        <w:drawing>
          <wp:anchor distT="0" distB="0" distL="114300" distR="114300" simplePos="0" relativeHeight="251660288" behindDoc="1" locked="0" layoutInCell="1" allowOverlap="1" wp14:anchorId="36803BA7" wp14:editId="707D5426">
            <wp:simplePos x="0" y="0"/>
            <wp:positionH relativeFrom="page">
              <wp:posOffset>6479540</wp:posOffset>
            </wp:positionH>
            <wp:positionV relativeFrom="page">
              <wp:posOffset>10210800</wp:posOffset>
            </wp:positionV>
            <wp:extent cx="772795" cy="379730"/>
            <wp:effectExtent l="0" t="0" r="1905" b="1270"/>
            <wp:wrapNone/>
            <wp:docPr id="2"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Une image contenant texte&#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2795" cy="379730"/>
                    </a:xfrm>
                    <a:prstGeom prst="rect">
                      <a:avLst/>
                    </a:prstGeom>
                    <a:noFill/>
                  </pic:spPr>
                </pic:pic>
              </a:graphicData>
            </a:graphic>
            <wp14:sizeRelH relativeFrom="page">
              <wp14:pctWidth>0</wp14:pctWidth>
            </wp14:sizeRelH>
            <wp14:sizeRelV relativeFrom="page">
              <wp14:pctHeight>0</wp14:pctHeight>
            </wp14:sizeRelV>
          </wp:anchor>
        </w:drawing>
      </w:r>
      <w:r w:rsidRPr="00DF60EB">
        <w:rPr>
          <w:rFonts w:eastAsiaTheme="minorEastAsia"/>
          <w:noProof/>
          <w:color w:val="000000" w:themeColor="text1"/>
          <w:sz w:val="13"/>
          <w:szCs w:val="13"/>
        </w:rPr>
        <w:t xml:space="preserve"> Eurométropole et permettant l’exercice de l’activité de transaction sur immeubles et fonds de commerce. Non détention de fonds, effets ou valeurs pour compte de tiers.</w:t>
      </w:r>
    </w:ins>
  </w:p>
  <w:p w14:paraId="576DF19F" w14:textId="07DEAD9F" w:rsidR="00A950F2" w:rsidRPr="00DF60EB" w:rsidRDefault="00A950F2">
    <w:pPr>
      <w:autoSpaceDE w:val="0"/>
      <w:autoSpaceDN w:val="0"/>
      <w:spacing w:line="288" w:lineRule="auto"/>
      <w:jc w:val="center"/>
      <w:textAlignment w:val="center"/>
      <w:rPr>
        <w:ins w:id="351" w:author="Tatiana BOUET" w:date="2023-02-14T11:16:00Z"/>
        <w:rFonts w:eastAsiaTheme="minorEastAsia"/>
        <w:noProof/>
        <w:color w:val="000000" w:themeColor="text1"/>
        <w:sz w:val="13"/>
        <w:szCs w:val="13"/>
      </w:rPr>
      <w:pPrChange w:id="352" w:author="Tatiana BOUET" w:date="2024-02-20T14:33:00Z">
        <w:pPr>
          <w:autoSpaceDE w:val="0"/>
          <w:autoSpaceDN w:val="0"/>
          <w:adjustRightInd w:val="0"/>
          <w:jc w:val="center"/>
          <w:textAlignment w:val="center"/>
        </w:pPr>
      </w:pPrChange>
    </w:pPr>
    <w:ins w:id="353" w:author="Tatiana BOUET" w:date="2024-02-20T14:33:00Z">
      <w:r w:rsidRPr="002529F7">
        <w:rPr>
          <w:rFonts w:eastAsiaTheme="minorEastAsia"/>
          <w:noProof/>
          <w:color w:val="000000" w:themeColor="text1"/>
          <w:sz w:val="13"/>
          <w:szCs w:val="13"/>
        </w:rPr>
        <w:t>Garantie financière de la compagnie MMA Iard 160 rue Henri Champion 72030 LE MANS Cedex 9 : Police N°112786342/232572</w:t>
      </w:r>
    </w:ins>
  </w:p>
  <w:p w14:paraId="45B11BB1" w14:textId="05276962" w:rsidR="009E6DF3" w:rsidRPr="00DF60EB" w:rsidRDefault="009E6DF3" w:rsidP="009E6DF3">
    <w:pPr>
      <w:autoSpaceDE w:val="0"/>
      <w:autoSpaceDN w:val="0"/>
      <w:adjustRightInd w:val="0"/>
      <w:ind w:right="-144"/>
      <w:jc w:val="center"/>
      <w:textAlignment w:val="center"/>
      <w:rPr>
        <w:ins w:id="354" w:author="Tatiana BOUET" w:date="2023-02-14T11:16:00Z"/>
        <w:rFonts w:eastAsiaTheme="minorEastAsia"/>
        <w:noProof/>
        <w:color w:val="000000" w:themeColor="text1"/>
        <w:sz w:val="13"/>
        <w:szCs w:val="13"/>
      </w:rPr>
    </w:pPr>
    <w:ins w:id="355" w:author="Tatiana BOUET" w:date="2023-02-14T11:16:00Z">
      <w:r w:rsidRPr="00DF60EB">
        <w:rPr>
          <w:rFonts w:eastAsiaTheme="minorEastAsia"/>
          <w:noProof/>
          <w:color w:val="000000" w:themeColor="text1"/>
          <w:sz w:val="13"/>
          <w:szCs w:val="13"/>
        </w:rPr>
        <w:t xml:space="preserve">Tel : 03 89 66 07 16 – mail : </w:t>
      </w:r>
      <w:r>
        <w:fldChar w:fldCharType="begin"/>
      </w:r>
      <w:r>
        <w:instrText>HYPERLINK "mailto:contact@conrad-conseil.fr"</w:instrText>
      </w:r>
      <w:r>
        <w:fldChar w:fldCharType="separate"/>
      </w:r>
      <w:r w:rsidRPr="00DF60EB">
        <w:rPr>
          <w:rStyle w:val="Lienhypertexte"/>
          <w:rFonts w:eastAsiaTheme="minorEastAsia"/>
          <w:noProof/>
          <w:color w:val="000000" w:themeColor="text1"/>
          <w:sz w:val="13"/>
          <w:szCs w:val="13"/>
        </w:rPr>
        <w:t>contact@conrad-conseil.fr</w:t>
      </w:r>
      <w:r>
        <w:rPr>
          <w:rStyle w:val="Lienhypertexte"/>
          <w:rFonts w:eastAsiaTheme="minorEastAsia"/>
          <w:noProof/>
          <w:color w:val="000000" w:themeColor="text1"/>
          <w:sz w:val="13"/>
          <w:szCs w:val="13"/>
        </w:rPr>
        <w:fldChar w:fldCharType="end"/>
      </w:r>
      <w:r w:rsidRPr="00DF60EB">
        <w:rPr>
          <w:rFonts w:eastAsiaTheme="minorEastAsia"/>
          <w:noProof/>
          <w:color w:val="000000" w:themeColor="text1"/>
          <w:sz w:val="13"/>
          <w:szCs w:val="13"/>
        </w:rPr>
        <w:t xml:space="preserve"> – </w:t>
      </w:r>
    </w:ins>
    <w:r w:rsidR="005179A8">
      <w:rPr>
        <w:rFonts w:eastAsiaTheme="minorEastAsia"/>
        <w:noProof/>
        <w:sz w:val="13"/>
        <w:szCs w:val="13"/>
      </w:rPr>
      <w:fldChar w:fldCharType="begin"/>
    </w:r>
    <w:r w:rsidR="005179A8">
      <w:rPr>
        <w:rFonts w:eastAsiaTheme="minorEastAsia"/>
        <w:noProof/>
        <w:sz w:val="13"/>
        <w:szCs w:val="13"/>
      </w:rPr>
      <w:instrText>HYPERLINK "http://</w:instrText>
    </w:r>
    <w:ins w:id="356" w:author="Tatiana BOUET" w:date="2023-02-14T11:16:00Z">
      <w:r w:rsidR="005179A8" w:rsidRPr="005179A8">
        <w:rPr>
          <w:rFonts w:eastAsiaTheme="minorEastAsia"/>
          <w:noProof/>
          <w:sz w:val="13"/>
          <w:szCs w:val="13"/>
        </w:rPr>
        <w:instrText>www.</w:instrText>
      </w:r>
    </w:ins>
    <w:r w:rsidR="005179A8" w:rsidRPr="005179A8">
      <w:rPr>
        <w:rFonts w:eastAsiaTheme="minorEastAsia"/>
        <w:noProof/>
        <w:sz w:val="13"/>
        <w:szCs w:val="13"/>
      </w:rPr>
      <w:instrText>eligi</w:instrText>
    </w:r>
    <w:ins w:id="357" w:author="Tatiana BOUET" w:date="2023-02-14T11:16:00Z">
      <w:r w:rsidR="005179A8" w:rsidRPr="005179A8">
        <w:rPr>
          <w:rFonts w:eastAsiaTheme="minorEastAsia"/>
          <w:noProof/>
          <w:sz w:val="13"/>
          <w:szCs w:val="13"/>
        </w:rPr>
        <w:instrText>-conseil.fr</w:instrText>
      </w:r>
    </w:ins>
    <w:r w:rsidR="005179A8">
      <w:rPr>
        <w:rFonts w:eastAsiaTheme="minorEastAsia"/>
        <w:noProof/>
        <w:sz w:val="13"/>
        <w:szCs w:val="13"/>
      </w:rPr>
      <w:instrText>"</w:instrText>
    </w:r>
    <w:r w:rsidR="005179A8">
      <w:rPr>
        <w:rFonts w:eastAsiaTheme="minorEastAsia"/>
        <w:noProof/>
        <w:sz w:val="13"/>
        <w:szCs w:val="13"/>
      </w:rPr>
      <w:fldChar w:fldCharType="separate"/>
    </w:r>
    <w:ins w:id="358" w:author="Tatiana BOUET" w:date="2023-02-14T11:16:00Z">
      <w:r w:rsidR="005179A8" w:rsidRPr="00126BE0">
        <w:rPr>
          <w:rStyle w:val="Lienhypertexte"/>
          <w:rFonts w:eastAsiaTheme="minorEastAsia"/>
          <w:noProof/>
          <w:sz w:val="13"/>
          <w:szCs w:val="13"/>
        </w:rPr>
        <w:t>www.</w:t>
      </w:r>
    </w:ins>
    <w:r w:rsidR="005179A8" w:rsidRPr="00126BE0">
      <w:rPr>
        <w:rStyle w:val="Lienhypertexte"/>
        <w:rFonts w:eastAsiaTheme="minorEastAsia"/>
        <w:noProof/>
        <w:sz w:val="13"/>
        <w:szCs w:val="13"/>
      </w:rPr>
      <w:t>eligi</w:t>
    </w:r>
    <w:ins w:id="359" w:author="Tatiana BOUET" w:date="2023-02-14T11:16:00Z">
      <w:r w:rsidR="005179A8" w:rsidRPr="00126BE0">
        <w:rPr>
          <w:rStyle w:val="Lienhypertexte"/>
          <w:rFonts w:eastAsiaTheme="minorEastAsia"/>
          <w:noProof/>
          <w:sz w:val="13"/>
          <w:szCs w:val="13"/>
        </w:rPr>
        <w:t>-conseil.fr</w:t>
      </w:r>
    </w:ins>
    <w:r w:rsidR="005179A8">
      <w:rPr>
        <w:rFonts w:eastAsiaTheme="minorEastAsia"/>
        <w:noProof/>
        <w:sz w:val="13"/>
        <w:szCs w:val="13"/>
      </w:rPr>
      <w:fldChar w:fldCharType="end"/>
    </w:r>
  </w:p>
  <w:p w14:paraId="5E6CE42E" w14:textId="539E2C9A" w:rsidR="00B00D30" w:rsidRPr="00365021" w:rsidDel="00365021" w:rsidRDefault="00B00D30">
    <w:pPr>
      <w:autoSpaceDE w:val="0"/>
      <w:autoSpaceDN w:val="0"/>
      <w:adjustRightInd w:val="0"/>
      <w:spacing w:line="288" w:lineRule="auto"/>
      <w:ind w:right="360" w:firstLine="360"/>
      <w:jc w:val="center"/>
      <w:textAlignment w:val="center"/>
      <w:rPr>
        <w:del w:id="360" w:author="Tatiana BOUET" w:date="2022-08-01T11:56:00Z"/>
        <w:rPrChange w:id="361" w:author="Tatiana BOUET" w:date="2022-08-01T11:56:00Z">
          <w:rPr>
            <w:del w:id="362" w:author="Tatiana BOUET" w:date="2022-08-01T11:56:00Z"/>
            <w:rFonts w:ascii="GentiumAlt" w:hAnsi="GentiumAlt" w:cs="GentiumAlt"/>
            <w:color w:val="0D0D0D" w:themeColor="text1" w:themeTint="F2"/>
            <w:spacing w:val="-1"/>
            <w:sz w:val="14"/>
            <w:szCs w:val="14"/>
            <w:lang w:eastAsia="fr-FR"/>
          </w:rPr>
        </w:rPrChange>
      </w:rPr>
      <w:pPrChange w:id="363" w:author="Tatiana BOUET" w:date="2022-08-01T11:56:00Z">
        <w:pPr>
          <w:autoSpaceDE w:val="0"/>
          <w:autoSpaceDN w:val="0"/>
          <w:adjustRightInd w:val="0"/>
          <w:spacing w:line="288" w:lineRule="auto"/>
          <w:ind w:right="360"/>
          <w:jc w:val="center"/>
          <w:textAlignment w:val="center"/>
        </w:pPr>
      </w:pPrChange>
    </w:pPr>
    <w:del w:id="364" w:author="Tatiana BOUET" w:date="2022-08-01T11:56:00Z">
      <w:r w:rsidDel="00365021">
        <w:rPr>
          <w:rFonts w:ascii="GentiumAlt" w:hAnsi="GentiumAlt" w:cs="GentiumAlt"/>
          <w:color w:val="0D0D0D" w:themeColor="text1" w:themeTint="F2"/>
          <w:spacing w:val="-1"/>
          <w:sz w:val="14"/>
          <w:szCs w:val="14"/>
          <w:lang w:eastAsia="fr-FR"/>
        </w:rPr>
        <w:delText>CONRAD CONSEIL – SARL au capital de 80 000 euros</w:delText>
      </w:r>
    </w:del>
  </w:p>
  <w:p w14:paraId="127A9B78" w14:textId="48D51585" w:rsidR="00B00D30" w:rsidRPr="001A7BA9" w:rsidDel="00365021" w:rsidRDefault="00B00D30" w:rsidP="009E6DF3">
    <w:pPr>
      <w:autoSpaceDE w:val="0"/>
      <w:autoSpaceDN w:val="0"/>
      <w:adjustRightInd w:val="0"/>
      <w:spacing w:line="288" w:lineRule="auto"/>
      <w:ind w:right="360" w:firstLine="360"/>
      <w:jc w:val="center"/>
      <w:textAlignment w:val="center"/>
      <w:rPr>
        <w:del w:id="365" w:author="Tatiana BOUET" w:date="2022-08-01T11:56:00Z"/>
        <w:rFonts w:ascii="GentiumAlt" w:hAnsi="GentiumAlt" w:cs="GentiumAlt"/>
        <w:color w:val="0D0D0D" w:themeColor="text1" w:themeTint="F2"/>
        <w:spacing w:val="-1"/>
        <w:sz w:val="14"/>
        <w:szCs w:val="14"/>
        <w:lang w:eastAsia="fr-FR"/>
      </w:rPr>
    </w:pPr>
    <w:del w:id="366" w:author="Tatiana BOUET" w:date="2022-08-01T11:56:00Z">
      <w:r w:rsidDel="00365021">
        <w:rPr>
          <w:rFonts w:ascii="GentiumAlt" w:hAnsi="GentiumAlt" w:cs="GentiumAlt"/>
          <w:color w:val="0D0D0D" w:themeColor="text1" w:themeTint="F2"/>
          <w:spacing w:val="-1"/>
          <w:sz w:val="14"/>
          <w:szCs w:val="14"/>
          <w:lang w:eastAsia="fr-FR"/>
        </w:rPr>
        <w:delText xml:space="preserve">54 rue de la Hardt </w:delText>
      </w:r>
      <w:r w:rsidRPr="001A7BA9" w:rsidDel="00365021">
        <w:rPr>
          <w:rFonts w:ascii="GentiumAlt" w:hAnsi="GentiumAlt" w:cs="GentiumAlt"/>
          <w:color w:val="0D0D0D" w:themeColor="text1" w:themeTint="F2"/>
          <w:spacing w:val="-1"/>
          <w:sz w:val="14"/>
          <w:szCs w:val="14"/>
          <w:lang w:eastAsia="fr-FR"/>
        </w:rPr>
        <w:delText>- 68</w:delText>
      </w:r>
      <w:r w:rsidDel="00365021">
        <w:rPr>
          <w:rFonts w:ascii="GentiumAlt" w:hAnsi="GentiumAlt" w:cs="GentiumAlt"/>
          <w:color w:val="0D0D0D" w:themeColor="text1" w:themeTint="F2"/>
          <w:spacing w:val="-1"/>
          <w:sz w:val="14"/>
          <w:szCs w:val="14"/>
          <w:lang w:eastAsia="fr-FR"/>
        </w:rPr>
        <w:delText>390</w:delText>
      </w:r>
      <w:r w:rsidRPr="001A7BA9" w:rsidDel="00365021">
        <w:rPr>
          <w:rFonts w:ascii="GentiumAlt" w:hAnsi="GentiumAlt" w:cs="GentiumAlt"/>
          <w:color w:val="0D0D0D" w:themeColor="text1" w:themeTint="F2"/>
          <w:spacing w:val="-1"/>
          <w:sz w:val="14"/>
          <w:szCs w:val="14"/>
          <w:lang w:eastAsia="fr-FR"/>
        </w:rPr>
        <w:delText xml:space="preserve"> </w:delText>
      </w:r>
      <w:r w:rsidDel="00365021">
        <w:rPr>
          <w:rFonts w:ascii="GentiumAlt" w:hAnsi="GentiumAlt" w:cs="GentiumAlt"/>
          <w:color w:val="0D0D0D" w:themeColor="text1" w:themeTint="F2"/>
          <w:spacing w:val="-1"/>
          <w:sz w:val="14"/>
          <w:szCs w:val="14"/>
          <w:lang w:eastAsia="fr-FR"/>
        </w:rPr>
        <w:delText>SAUSHEIM</w:delText>
      </w:r>
      <w:r w:rsidRPr="001A7BA9" w:rsidDel="00365021">
        <w:rPr>
          <w:rFonts w:ascii="GentiumAlt" w:hAnsi="GentiumAlt" w:cs="GentiumAlt"/>
          <w:color w:val="0D0D0D" w:themeColor="text1" w:themeTint="F2"/>
          <w:spacing w:val="-1"/>
          <w:sz w:val="14"/>
          <w:szCs w:val="14"/>
          <w:lang w:eastAsia="fr-FR"/>
        </w:rPr>
        <w:delText xml:space="preserve"> - RCS MULHOUSE  789 053 881</w:delText>
      </w:r>
    </w:del>
  </w:p>
  <w:bookmarkEnd w:id="341"/>
  <w:p w14:paraId="04AB18F9" w14:textId="6DEBDE69" w:rsidR="00B00D30" w:rsidDel="00365021" w:rsidRDefault="00B00D30" w:rsidP="009E6DF3">
    <w:pPr>
      <w:autoSpaceDE w:val="0"/>
      <w:autoSpaceDN w:val="0"/>
      <w:adjustRightInd w:val="0"/>
      <w:spacing w:line="288" w:lineRule="auto"/>
      <w:ind w:right="360" w:firstLine="360"/>
      <w:jc w:val="center"/>
      <w:textAlignment w:val="center"/>
      <w:rPr>
        <w:del w:id="367" w:author="Tatiana BOUET" w:date="2022-08-01T11:56:00Z"/>
        <w:rFonts w:ascii="GentiumAlt" w:hAnsi="GentiumAlt" w:cs="GentiumAlt"/>
        <w:color w:val="0D0D0D" w:themeColor="text1" w:themeTint="F2"/>
        <w:spacing w:val="-1"/>
        <w:sz w:val="14"/>
        <w:szCs w:val="14"/>
        <w:lang w:eastAsia="fr-FR"/>
      </w:rPr>
    </w:pPr>
    <w:del w:id="368" w:author="Tatiana BOUET" w:date="2022-08-01T11:56:00Z">
      <w:r w:rsidDel="00365021">
        <w:rPr>
          <w:rFonts w:ascii="GentiumAlt" w:hAnsi="GentiumAlt" w:cs="GentiumAlt"/>
          <w:color w:val="0D0D0D" w:themeColor="text1" w:themeTint="F2"/>
          <w:spacing w:val="-1"/>
          <w:sz w:val="14"/>
          <w:szCs w:val="14"/>
          <w:lang w:eastAsia="fr-FR"/>
        </w:rPr>
        <w:delText xml:space="preserve">Référencée sur le registre unique des intermédiaires en assurance, banque et finance (ORIAS) sous le n° d’immatriculation </w:delText>
      </w:r>
      <w:r w:rsidRPr="00490ACC" w:rsidDel="00365021">
        <w:rPr>
          <w:rFonts w:ascii="GentiumAlt" w:hAnsi="GentiumAlt" w:cs="GentiumAlt"/>
          <w:color w:val="0D0D0D" w:themeColor="text1" w:themeTint="F2"/>
          <w:spacing w:val="-1"/>
          <w:sz w:val="14"/>
          <w:szCs w:val="14"/>
          <w:lang w:eastAsia="fr-FR"/>
        </w:rPr>
        <w:delText>13</w:delText>
      </w:r>
      <w:r w:rsidDel="00365021">
        <w:rPr>
          <w:rFonts w:ascii="GentiumAlt" w:hAnsi="GentiumAlt" w:cs="GentiumAlt"/>
          <w:color w:val="0D0D0D" w:themeColor="text1" w:themeTint="F2"/>
          <w:spacing w:val="-1"/>
          <w:sz w:val="14"/>
          <w:szCs w:val="14"/>
          <w:lang w:eastAsia="fr-FR"/>
        </w:rPr>
        <w:delText>001625 en qualité de :</w:delText>
      </w:r>
    </w:del>
  </w:p>
  <w:p w14:paraId="32E9BBC9" w14:textId="1AA2B85A" w:rsidR="00B00D30" w:rsidDel="00365021" w:rsidRDefault="00B00D30" w:rsidP="009E6DF3">
    <w:pPr>
      <w:autoSpaceDE w:val="0"/>
      <w:autoSpaceDN w:val="0"/>
      <w:adjustRightInd w:val="0"/>
      <w:spacing w:line="288" w:lineRule="auto"/>
      <w:ind w:right="360" w:firstLine="360"/>
      <w:jc w:val="center"/>
      <w:textAlignment w:val="center"/>
      <w:rPr>
        <w:del w:id="369" w:author="Tatiana BOUET" w:date="2022-08-01T11:56:00Z"/>
        <w:rFonts w:ascii="GentiumAlt" w:hAnsi="GentiumAlt" w:cs="GentiumAlt"/>
        <w:color w:val="0D0D0D" w:themeColor="text1" w:themeTint="F2"/>
        <w:spacing w:val="-1"/>
        <w:sz w:val="14"/>
        <w:szCs w:val="14"/>
        <w:lang w:eastAsia="fr-FR"/>
      </w:rPr>
    </w:pPr>
    <w:del w:id="370" w:author="Tatiana BOUET" w:date="2022-08-01T11:56:00Z">
      <w:r w:rsidDel="00365021">
        <w:rPr>
          <w:rFonts w:ascii="GentiumAlt" w:hAnsi="GentiumAlt" w:cs="GentiumAlt"/>
          <w:color w:val="0D0D0D" w:themeColor="text1" w:themeTint="F2"/>
          <w:spacing w:val="-1"/>
          <w:sz w:val="14"/>
          <w:szCs w:val="14"/>
          <w:lang w:eastAsia="fr-FR"/>
        </w:rPr>
        <w:delText>Conseiller en investissement financier (CIF) – Courtier d’assurance ou de réassurance (COA) – Courtier en opérations de banque et en services de paiement (COBSP)</w:delText>
      </w:r>
    </w:del>
  </w:p>
  <w:p w14:paraId="4BD5D1C1" w14:textId="0A14E0B8" w:rsidR="00B00D30" w:rsidDel="00365021" w:rsidRDefault="00B00D30" w:rsidP="009E6DF3">
    <w:pPr>
      <w:autoSpaceDE w:val="0"/>
      <w:autoSpaceDN w:val="0"/>
      <w:adjustRightInd w:val="0"/>
      <w:spacing w:line="288" w:lineRule="auto"/>
      <w:ind w:right="360" w:firstLine="360"/>
      <w:jc w:val="center"/>
      <w:textAlignment w:val="center"/>
      <w:rPr>
        <w:del w:id="371" w:author="Tatiana BOUET" w:date="2022-08-01T11:56:00Z"/>
        <w:rFonts w:ascii="GentiumAlt" w:hAnsi="GentiumAlt" w:cs="GentiumAlt"/>
        <w:color w:val="0D0D0D" w:themeColor="text1" w:themeTint="F2"/>
        <w:spacing w:val="-1"/>
        <w:sz w:val="14"/>
        <w:szCs w:val="14"/>
        <w:lang w:eastAsia="fr-FR"/>
      </w:rPr>
    </w:pPr>
    <w:del w:id="372" w:author="Tatiana BOUET" w:date="2022-08-01T11:56:00Z">
      <w:r w:rsidRPr="007B5EA3" w:rsidDel="00365021">
        <w:rPr>
          <w:noProof/>
          <w:lang w:eastAsia="fr-FR"/>
        </w:rPr>
        <w:drawing>
          <wp:anchor distT="0" distB="0" distL="114300" distR="114300" simplePos="0" relativeHeight="251658240" behindDoc="1" locked="0" layoutInCell="1" allowOverlap="1" wp14:anchorId="0BE23716" wp14:editId="0067EF76">
            <wp:simplePos x="0" y="0"/>
            <wp:positionH relativeFrom="page">
              <wp:posOffset>6423025</wp:posOffset>
            </wp:positionH>
            <wp:positionV relativeFrom="page">
              <wp:posOffset>10173970</wp:posOffset>
            </wp:positionV>
            <wp:extent cx="844550" cy="415290"/>
            <wp:effectExtent l="0" t="0" r="0" b="3810"/>
            <wp:wrapNone/>
            <wp:docPr id="3" name="Image 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44550" cy="415290"/>
                    </a:xfrm>
                    <a:prstGeom prst="rect">
                      <a:avLst/>
                    </a:prstGeom>
                    <a:noFill/>
                  </pic:spPr>
                </pic:pic>
              </a:graphicData>
            </a:graphic>
            <wp14:sizeRelH relativeFrom="page">
              <wp14:pctWidth>0</wp14:pctWidth>
            </wp14:sizeRelH>
            <wp14:sizeRelV relativeFrom="page">
              <wp14:pctHeight>0</wp14:pctHeight>
            </wp14:sizeRelV>
          </wp:anchor>
        </w:drawing>
      </w:r>
      <w:r w:rsidDel="00365021">
        <w:rPr>
          <w:rFonts w:ascii="GentiumAlt" w:hAnsi="GentiumAlt" w:cs="GentiumAlt"/>
          <w:color w:val="0D0D0D" w:themeColor="text1" w:themeTint="F2"/>
          <w:spacing w:val="-1"/>
          <w:sz w:val="14"/>
          <w:szCs w:val="14"/>
          <w:lang w:eastAsia="fr-FR"/>
        </w:rPr>
        <w:delText>Adhérent de la Chambre Nationale des Conseils en Gestion de Patrimoine, association agréée par l’autorité des marchés financiers.</w:delText>
      </w:r>
    </w:del>
  </w:p>
  <w:p w14:paraId="549A51B4" w14:textId="67C57F3E" w:rsidR="00D371C8" w:rsidDel="00365021" w:rsidRDefault="00D371C8" w:rsidP="009E6DF3">
    <w:pPr>
      <w:autoSpaceDE w:val="0"/>
      <w:autoSpaceDN w:val="0"/>
      <w:adjustRightInd w:val="0"/>
      <w:spacing w:line="288" w:lineRule="auto"/>
      <w:ind w:right="360" w:firstLine="360"/>
      <w:jc w:val="center"/>
      <w:textAlignment w:val="center"/>
      <w:rPr>
        <w:del w:id="373" w:author="Tatiana BOUET" w:date="2022-08-01T11:56:00Z"/>
        <w:rFonts w:ascii="GentiumAlt" w:hAnsi="GentiumAlt" w:cs="GentiumAlt"/>
        <w:color w:val="0D0D0D" w:themeColor="text1" w:themeTint="F2"/>
        <w:spacing w:val="-1"/>
        <w:sz w:val="14"/>
        <w:szCs w:val="14"/>
        <w:lang w:eastAsia="fr-FR"/>
      </w:rPr>
    </w:pPr>
    <w:del w:id="374" w:author="Tatiana BOUET" w:date="2022-08-01T11:56:00Z">
      <w:r w:rsidDel="00365021">
        <w:rPr>
          <w:rFonts w:ascii="GentiumAlt" w:hAnsi="GentiumAlt" w:cs="GentiumAlt"/>
          <w:color w:val="0D0D0D" w:themeColor="text1" w:themeTint="F2"/>
          <w:spacing w:val="-1"/>
          <w:sz w:val="14"/>
          <w:szCs w:val="14"/>
          <w:lang w:eastAsia="fr-FR"/>
        </w:rPr>
        <w:delText>Activité de transaction sur immeuble et fonds de commerce – Carte professionnelle n° CPI68022022000000003 délivrée par la Chambre de Commerces et d’Industrie</w:delText>
      </w:r>
    </w:del>
  </w:p>
  <w:p w14:paraId="64DCBABE" w14:textId="49462903" w:rsidR="00B00D30" w:rsidDel="00365021" w:rsidRDefault="00B00D30" w:rsidP="009E6DF3">
    <w:pPr>
      <w:autoSpaceDE w:val="0"/>
      <w:autoSpaceDN w:val="0"/>
      <w:adjustRightInd w:val="0"/>
      <w:spacing w:line="288" w:lineRule="auto"/>
      <w:ind w:right="360" w:firstLine="360"/>
      <w:jc w:val="center"/>
      <w:textAlignment w:val="center"/>
      <w:rPr>
        <w:del w:id="375" w:author="Tatiana BOUET" w:date="2022-08-01T11:56:00Z"/>
      </w:rPr>
    </w:pPr>
    <w:del w:id="376" w:author="Tatiana BOUET" w:date="2022-08-01T11:56:00Z">
      <w:r w:rsidRPr="000057D0" w:rsidDel="00365021">
        <w:rPr>
          <w:rFonts w:ascii="GentiumAlt" w:hAnsi="GentiumAlt" w:cs="GentiumAlt"/>
          <w:color w:val="0D0D0D" w:themeColor="text1" w:themeTint="F2"/>
          <w:spacing w:val="-1"/>
          <w:sz w:val="14"/>
          <w:szCs w:val="14"/>
        </w:rPr>
        <w:delText xml:space="preserve">Garantie </w:delText>
      </w:r>
      <w:r w:rsidDel="00365021">
        <w:rPr>
          <w:rFonts w:ascii="GentiumAlt" w:hAnsi="GentiumAlt" w:cs="GentiumAlt"/>
          <w:color w:val="0D0D0D" w:themeColor="text1" w:themeTint="F2"/>
          <w:spacing w:val="-1"/>
          <w:sz w:val="14"/>
          <w:szCs w:val="14"/>
        </w:rPr>
        <w:delText>financière</w:delText>
      </w:r>
      <w:r w:rsidRPr="000057D0" w:rsidDel="00365021">
        <w:rPr>
          <w:rFonts w:ascii="GentiumAlt" w:hAnsi="GentiumAlt" w:cs="GentiumAlt"/>
          <w:color w:val="0D0D0D" w:themeColor="text1" w:themeTint="F2"/>
          <w:spacing w:val="-1"/>
          <w:sz w:val="14"/>
          <w:szCs w:val="14"/>
        </w:rPr>
        <w:delText xml:space="preserve"> de la co</w:delText>
      </w:r>
      <w:r w:rsidDel="00365021">
        <w:rPr>
          <w:rFonts w:ascii="GentiumAlt" w:hAnsi="GentiumAlt" w:cs="GentiumAlt"/>
          <w:color w:val="0D0D0D" w:themeColor="text1" w:themeTint="F2"/>
          <w:spacing w:val="-1"/>
          <w:sz w:val="14"/>
          <w:szCs w:val="14"/>
        </w:rPr>
        <w:delText>m</w:delText>
      </w:r>
      <w:r w:rsidRPr="000057D0" w:rsidDel="00365021">
        <w:rPr>
          <w:rFonts w:ascii="GentiumAlt" w:hAnsi="GentiumAlt" w:cs="GentiumAlt"/>
          <w:color w:val="0D0D0D" w:themeColor="text1" w:themeTint="F2"/>
          <w:spacing w:val="-1"/>
          <w:sz w:val="14"/>
          <w:szCs w:val="14"/>
        </w:rPr>
        <w:delText>pag</w:delText>
      </w:r>
      <w:r w:rsidDel="00365021">
        <w:rPr>
          <w:rFonts w:ascii="GentiumAlt" w:hAnsi="GentiumAlt" w:cs="GentiumAlt"/>
          <w:color w:val="0D0D0D" w:themeColor="text1" w:themeTint="F2"/>
          <w:spacing w:val="-1"/>
          <w:sz w:val="14"/>
          <w:szCs w:val="14"/>
        </w:rPr>
        <w:delText>n</w:delText>
      </w:r>
      <w:r w:rsidRPr="000057D0" w:rsidDel="00365021">
        <w:rPr>
          <w:rFonts w:ascii="GentiumAlt" w:hAnsi="GentiumAlt" w:cs="GentiumAlt"/>
          <w:color w:val="0D0D0D" w:themeColor="text1" w:themeTint="F2"/>
          <w:spacing w:val="-1"/>
          <w:sz w:val="14"/>
          <w:szCs w:val="14"/>
        </w:rPr>
        <w:delText xml:space="preserve">ie MMA Iard </w:delText>
      </w:r>
      <w:r w:rsidDel="00365021">
        <w:rPr>
          <w:rFonts w:ascii="GentiumAlt" w:hAnsi="GentiumAlt" w:cs="GentiumAlt"/>
          <w:color w:val="0D0D0D" w:themeColor="text1" w:themeTint="F2"/>
          <w:spacing w:val="-1"/>
          <w:sz w:val="14"/>
          <w:szCs w:val="14"/>
        </w:rPr>
        <w:delText>14 bd Marie et Alexandre Oyon 72030</w:delText>
      </w:r>
      <w:r w:rsidRPr="000057D0" w:rsidDel="00365021">
        <w:rPr>
          <w:rFonts w:ascii="GentiumAlt" w:hAnsi="GentiumAlt" w:cs="GentiumAlt"/>
          <w:color w:val="0D0D0D" w:themeColor="text1" w:themeTint="F2"/>
          <w:spacing w:val="-1"/>
          <w:sz w:val="14"/>
          <w:szCs w:val="14"/>
        </w:rPr>
        <w:delText xml:space="preserve"> </w:delText>
      </w:r>
      <w:r w:rsidDel="00365021">
        <w:rPr>
          <w:rFonts w:ascii="GentiumAlt" w:hAnsi="GentiumAlt" w:cs="GentiumAlt"/>
          <w:color w:val="0D0D0D" w:themeColor="text1" w:themeTint="F2"/>
          <w:spacing w:val="-1"/>
          <w:sz w:val="14"/>
          <w:szCs w:val="14"/>
        </w:rPr>
        <w:delText>LE MANS Cedex 9</w:delText>
      </w:r>
      <w:r w:rsidRPr="000057D0" w:rsidDel="00365021">
        <w:rPr>
          <w:rFonts w:ascii="GentiumAlt" w:hAnsi="GentiumAlt" w:cs="GentiumAlt"/>
          <w:color w:val="0D0D0D" w:themeColor="text1" w:themeTint="F2"/>
          <w:spacing w:val="-1"/>
          <w:sz w:val="14"/>
          <w:szCs w:val="14"/>
        </w:rPr>
        <w:delText xml:space="preserve"> : Police </w:delText>
      </w:r>
      <w:r w:rsidRPr="008E6D77" w:rsidDel="00365021">
        <w:rPr>
          <w:rFonts w:ascii="GentiumAlt" w:hAnsi="GentiumAlt" w:cs="GentiumAlt"/>
          <w:color w:val="0D0D0D" w:themeColor="text1" w:themeTint="F2"/>
          <w:spacing w:val="-1"/>
          <w:sz w:val="14"/>
          <w:szCs w:val="14"/>
        </w:rPr>
        <w:delText>N°112786342/232572</w:delText>
      </w:r>
    </w:del>
  </w:p>
  <w:p w14:paraId="02F4FEDE" w14:textId="44D27981" w:rsidR="00B00D30" w:rsidRPr="000057D0" w:rsidDel="00365021" w:rsidRDefault="00B00D30" w:rsidP="009E6DF3">
    <w:pPr>
      <w:autoSpaceDE w:val="0"/>
      <w:autoSpaceDN w:val="0"/>
      <w:adjustRightInd w:val="0"/>
      <w:spacing w:line="288" w:lineRule="auto"/>
      <w:ind w:right="360" w:firstLine="360"/>
      <w:jc w:val="center"/>
      <w:textAlignment w:val="center"/>
      <w:rPr>
        <w:del w:id="377" w:author="Tatiana BOUET" w:date="2022-08-01T11:56:00Z"/>
        <w:rFonts w:ascii="GentiumAlt" w:hAnsi="GentiumAlt" w:cs="GentiumAlt"/>
        <w:color w:val="0D0D0D" w:themeColor="text1" w:themeTint="F2"/>
        <w:spacing w:val="-1"/>
        <w:sz w:val="14"/>
        <w:szCs w:val="14"/>
        <w:lang w:eastAsia="fr-FR"/>
      </w:rPr>
    </w:pPr>
    <w:del w:id="378" w:author="Tatiana BOUET" w:date="2022-08-01T11:56:00Z">
      <w:r w:rsidRPr="000057D0" w:rsidDel="00365021">
        <w:rPr>
          <w:rFonts w:ascii="GentiumAlt" w:hAnsi="GentiumAlt" w:cs="GentiumAlt"/>
          <w:color w:val="0D0D0D" w:themeColor="text1" w:themeTint="F2"/>
          <w:spacing w:val="-1"/>
          <w:sz w:val="14"/>
          <w:szCs w:val="14"/>
          <w:lang w:eastAsia="fr-FR"/>
        </w:rPr>
        <w:delText>« NE PEUT RECEVOIR A</w:delText>
      </w:r>
      <w:r w:rsidDel="00365021">
        <w:rPr>
          <w:rFonts w:ascii="GentiumAlt" w:hAnsi="GentiumAlt" w:cs="GentiumAlt"/>
          <w:color w:val="0D0D0D" w:themeColor="text1" w:themeTint="F2"/>
          <w:spacing w:val="-1"/>
          <w:sz w:val="14"/>
          <w:szCs w:val="14"/>
          <w:lang w:eastAsia="fr-FR"/>
        </w:rPr>
        <w:delText>U</w:delText>
      </w:r>
      <w:r w:rsidRPr="000057D0" w:rsidDel="00365021">
        <w:rPr>
          <w:rFonts w:ascii="GentiumAlt" w:hAnsi="GentiumAlt" w:cs="GentiumAlt"/>
          <w:color w:val="0D0D0D" w:themeColor="text1" w:themeTint="F2"/>
          <w:spacing w:val="-1"/>
          <w:sz w:val="14"/>
          <w:szCs w:val="14"/>
          <w:lang w:eastAsia="fr-FR"/>
        </w:rPr>
        <w:delText>CUN FOND</w:delText>
      </w:r>
      <w:r w:rsidDel="00365021">
        <w:rPr>
          <w:rFonts w:ascii="GentiumAlt" w:hAnsi="GentiumAlt" w:cs="GentiumAlt"/>
          <w:color w:val="0D0D0D" w:themeColor="text1" w:themeTint="F2"/>
          <w:spacing w:val="-1"/>
          <w:sz w:val="14"/>
          <w:szCs w:val="14"/>
          <w:lang w:eastAsia="fr-FR"/>
        </w:rPr>
        <w:delText>,</w:delText>
      </w:r>
      <w:r w:rsidRPr="000057D0" w:rsidDel="00365021">
        <w:rPr>
          <w:rFonts w:ascii="GentiumAlt" w:hAnsi="GentiumAlt" w:cs="GentiumAlt"/>
          <w:color w:val="0D0D0D" w:themeColor="text1" w:themeTint="F2"/>
          <w:spacing w:val="-1"/>
          <w:sz w:val="14"/>
          <w:szCs w:val="14"/>
          <w:lang w:eastAsia="fr-FR"/>
        </w:rPr>
        <w:delText xml:space="preserve"> EFFET OU VALEUR</w:delText>
      </w:r>
      <w:r w:rsidDel="00365021">
        <w:rPr>
          <w:rFonts w:ascii="GentiumAlt" w:hAnsi="GentiumAlt" w:cs="GentiumAlt"/>
          <w:color w:val="0D0D0D" w:themeColor="text1" w:themeTint="F2"/>
          <w:spacing w:val="-1"/>
          <w:sz w:val="14"/>
          <w:szCs w:val="14"/>
          <w:lang w:eastAsia="fr-FR"/>
        </w:rPr>
        <w:delText> »</w:delText>
      </w:r>
    </w:del>
  </w:p>
  <w:p w14:paraId="001C0534" w14:textId="598C3263" w:rsidR="006D3DE3" w:rsidRPr="00A83EDF" w:rsidDel="00365021" w:rsidRDefault="006D3DE3" w:rsidP="009E6DF3">
    <w:pPr>
      <w:autoSpaceDE w:val="0"/>
      <w:autoSpaceDN w:val="0"/>
      <w:adjustRightInd w:val="0"/>
      <w:spacing w:line="288" w:lineRule="auto"/>
      <w:ind w:right="360" w:firstLine="360"/>
      <w:jc w:val="center"/>
      <w:textAlignment w:val="center"/>
      <w:rPr>
        <w:del w:id="379" w:author="Tatiana BOUET" w:date="2022-08-01T11:56:00Z"/>
        <w:rFonts w:ascii="GentiumAlt" w:hAnsi="GentiumAlt" w:cs="GentiumAlt"/>
        <w:color w:val="0D0D0D" w:themeColor="text1" w:themeTint="F2"/>
        <w:spacing w:val="-1"/>
        <w:sz w:val="14"/>
        <w:szCs w:val="14"/>
        <w:lang w:eastAsia="fr-FR"/>
      </w:rPr>
    </w:pPr>
  </w:p>
  <w:p w14:paraId="001C0535" w14:textId="77777777" w:rsidR="006D3DE3" w:rsidRPr="00A83EDF" w:rsidRDefault="006D3DE3">
    <w:pPr>
      <w:autoSpaceDE w:val="0"/>
      <w:autoSpaceDN w:val="0"/>
      <w:adjustRightInd w:val="0"/>
      <w:spacing w:line="288" w:lineRule="auto"/>
      <w:ind w:right="360"/>
      <w:textAlignment w:val="center"/>
      <w:rPr>
        <w:rFonts w:asciiTheme="majorHAnsi" w:hAnsiTheme="majorHAnsi" w:cs="GentiumAlt"/>
        <w:color w:val="0D0D0D" w:themeColor="text1" w:themeTint="F2"/>
        <w:sz w:val="12"/>
        <w:szCs w:val="12"/>
        <w:lang w:eastAsia="fr-FR"/>
      </w:rPr>
      <w:pPrChange w:id="380" w:author="Tatiana BOUET" w:date="2023-02-14T11:16:00Z">
        <w:pPr>
          <w:autoSpaceDE w:val="0"/>
          <w:autoSpaceDN w:val="0"/>
          <w:adjustRightInd w:val="0"/>
          <w:spacing w:line="288" w:lineRule="auto"/>
          <w:ind w:right="360" w:firstLine="360"/>
          <w:jc w:val="center"/>
          <w:textAlignment w:val="cen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E869D" w14:textId="77777777" w:rsidR="00A131CC" w:rsidRDefault="00A131CC" w:rsidP="008C5A41">
      <w:r>
        <w:separator/>
      </w:r>
    </w:p>
  </w:footnote>
  <w:footnote w:type="continuationSeparator" w:id="0">
    <w:p w14:paraId="27D3E7CF" w14:textId="77777777" w:rsidR="00A131CC" w:rsidRDefault="00A131CC" w:rsidP="008C5A41">
      <w:r>
        <w:continuationSeparator/>
      </w:r>
    </w:p>
  </w:footnote>
  <w:footnote w:type="continuationNotice" w:id="1">
    <w:p w14:paraId="099CBA7E" w14:textId="77777777" w:rsidR="00A131CC" w:rsidRDefault="00A131C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23ED4" w14:textId="77777777" w:rsidR="003E6A4E" w:rsidRDefault="003E6A4E" w:rsidP="00FF62CA">
    <w:pPr>
      <w:pStyle w:val="En-tte"/>
      <w:jc w:val="center"/>
    </w:pPr>
  </w:p>
  <w:p w14:paraId="001C0529" w14:textId="4732F3DD" w:rsidR="006D3DE3" w:rsidRDefault="003E6A4E" w:rsidP="00FF62CA">
    <w:pPr>
      <w:pStyle w:val="En-tte"/>
      <w:jc w:val="center"/>
    </w:pPr>
    <w:r>
      <w:rPr>
        <w:noProof/>
      </w:rPr>
      <w:drawing>
        <wp:inline distT="0" distB="0" distL="0" distR="0" wp14:anchorId="78D8B4EE" wp14:editId="6267E7C2">
          <wp:extent cx="2390115" cy="1454853"/>
          <wp:effectExtent l="0" t="0" r="0" b="5715"/>
          <wp:docPr id="894927970" name="Image 1" descr="Une image contenant Graphique, graphisme,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27970" name="Image 1" descr="Une image contenant Graphique, graphisme, Police, conception&#10;&#10;Le contenu généré par l’IA peut être incorrect."/>
                  <pic:cNvPicPr/>
                </pic:nvPicPr>
                <pic:blipFill>
                  <a:blip r:embed="rId1">
                    <a:extLst>
                      <a:ext uri="{28A0092B-C50C-407E-A947-70E740481C1C}">
                        <a14:useLocalDpi xmlns:a14="http://schemas.microsoft.com/office/drawing/2010/main" val="0"/>
                      </a:ext>
                    </a:extLst>
                  </a:blip>
                  <a:stretch>
                    <a:fillRect/>
                  </a:stretch>
                </pic:blipFill>
                <pic:spPr>
                  <a:xfrm>
                    <a:off x="0" y="0"/>
                    <a:ext cx="2398473" cy="145994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CB0AE3"/>
    <w:multiLevelType w:val="hybridMultilevel"/>
    <w:tmpl w:val="30E059DE"/>
    <w:lvl w:ilvl="0" w:tplc="4DDE993C">
      <w:numFmt w:val="bullet"/>
      <w:lvlText w:val="-"/>
      <w:lvlJc w:val="left"/>
      <w:pPr>
        <w:ind w:left="720" w:hanging="360"/>
      </w:pPr>
      <w:rPr>
        <w:rFonts w:ascii="Arial" w:eastAsia="Times New Roman"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F1F2005"/>
    <w:multiLevelType w:val="hybridMultilevel"/>
    <w:tmpl w:val="A5787FF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4D3743A"/>
    <w:multiLevelType w:val="hybridMultilevel"/>
    <w:tmpl w:val="A498EE64"/>
    <w:lvl w:ilvl="0" w:tplc="D7DCD4CE">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8C30A77"/>
    <w:multiLevelType w:val="hybridMultilevel"/>
    <w:tmpl w:val="A5787FF4"/>
    <w:lvl w:ilvl="0" w:tplc="040C000F">
      <w:start w:val="1"/>
      <w:numFmt w:val="decimal"/>
      <w:lvlText w:val="%1."/>
      <w:lvlJc w:val="left"/>
      <w:pPr>
        <w:ind w:left="720" w:hanging="360"/>
      </w:pPr>
      <w:rPr>
        <w:rFont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96917265">
    <w:abstractNumId w:val="3"/>
  </w:num>
  <w:num w:numId="2" w16cid:durableId="1192493846">
    <w:abstractNumId w:val="0"/>
  </w:num>
  <w:num w:numId="3" w16cid:durableId="1836650424">
    <w:abstractNumId w:val="2"/>
  </w:num>
  <w:num w:numId="4" w16cid:durableId="4539058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tiana BOUET">
    <w15:presenceInfo w15:providerId="AD" w15:userId="S::t.bouet@conrad-conseil.fr::efdc45e8-578d-4bbf-b07f-108aedb33db9"/>
  </w15:person>
  <w15:person w15:author="Loïc SCHMITT">
    <w15:presenceInfo w15:providerId="AD" w15:userId="S::l.schmitt@conrad-conseil.fr::36bda440-bba7-4a80-b809-2271b88c633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A41"/>
    <w:rsid w:val="00000FE7"/>
    <w:rsid w:val="00002BBB"/>
    <w:rsid w:val="00023BBA"/>
    <w:rsid w:val="00025221"/>
    <w:rsid w:val="000374E4"/>
    <w:rsid w:val="00040B77"/>
    <w:rsid w:val="00041CF9"/>
    <w:rsid w:val="00053E31"/>
    <w:rsid w:val="00060DB3"/>
    <w:rsid w:val="00062EAF"/>
    <w:rsid w:val="000671FC"/>
    <w:rsid w:val="000B7EAD"/>
    <w:rsid w:val="000C0448"/>
    <w:rsid w:val="000C41B8"/>
    <w:rsid w:val="000C7EC3"/>
    <w:rsid w:val="000D00E1"/>
    <w:rsid w:val="000D0F9B"/>
    <w:rsid w:val="000D27B1"/>
    <w:rsid w:val="000F4C9E"/>
    <w:rsid w:val="00100ACF"/>
    <w:rsid w:val="00102D81"/>
    <w:rsid w:val="001032D3"/>
    <w:rsid w:val="001119E3"/>
    <w:rsid w:val="0011295E"/>
    <w:rsid w:val="001175C9"/>
    <w:rsid w:val="00122982"/>
    <w:rsid w:val="00122E37"/>
    <w:rsid w:val="00135EDB"/>
    <w:rsid w:val="0014433C"/>
    <w:rsid w:val="00145F71"/>
    <w:rsid w:val="00146B1F"/>
    <w:rsid w:val="001510E4"/>
    <w:rsid w:val="0015364D"/>
    <w:rsid w:val="00170D5F"/>
    <w:rsid w:val="00170ECD"/>
    <w:rsid w:val="001721F2"/>
    <w:rsid w:val="00172648"/>
    <w:rsid w:val="00195BEB"/>
    <w:rsid w:val="001A2B75"/>
    <w:rsid w:val="001A5ACC"/>
    <w:rsid w:val="001D2E69"/>
    <w:rsid w:val="001D37D4"/>
    <w:rsid w:val="001D3DD6"/>
    <w:rsid w:val="001E092A"/>
    <w:rsid w:val="001E18B2"/>
    <w:rsid w:val="001E5F76"/>
    <w:rsid w:val="001E7AE9"/>
    <w:rsid w:val="001F61C8"/>
    <w:rsid w:val="00203E0F"/>
    <w:rsid w:val="00204699"/>
    <w:rsid w:val="00204B6B"/>
    <w:rsid w:val="0020749E"/>
    <w:rsid w:val="002107F9"/>
    <w:rsid w:val="00210AFD"/>
    <w:rsid w:val="00217FA1"/>
    <w:rsid w:val="002216EF"/>
    <w:rsid w:val="002261FF"/>
    <w:rsid w:val="00247C1B"/>
    <w:rsid w:val="00261743"/>
    <w:rsid w:val="00270903"/>
    <w:rsid w:val="0027539E"/>
    <w:rsid w:val="00286D0F"/>
    <w:rsid w:val="00294A79"/>
    <w:rsid w:val="002960F1"/>
    <w:rsid w:val="002B19CC"/>
    <w:rsid w:val="002B1B24"/>
    <w:rsid w:val="002C01B6"/>
    <w:rsid w:val="002C682C"/>
    <w:rsid w:val="002D0614"/>
    <w:rsid w:val="002D22CA"/>
    <w:rsid w:val="002D4071"/>
    <w:rsid w:val="002E0D63"/>
    <w:rsid w:val="002F710B"/>
    <w:rsid w:val="00302180"/>
    <w:rsid w:val="00307D35"/>
    <w:rsid w:val="003124F6"/>
    <w:rsid w:val="00326663"/>
    <w:rsid w:val="00337AAE"/>
    <w:rsid w:val="003403DB"/>
    <w:rsid w:val="0034161A"/>
    <w:rsid w:val="00344065"/>
    <w:rsid w:val="00347761"/>
    <w:rsid w:val="00352DB1"/>
    <w:rsid w:val="00354EB4"/>
    <w:rsid w:val="0035678D"/>
    <w:rsid w:val="00362D65"/>
    <w:rsid w:val="00363529"/>
    <w:rsid w:val="00365021"/>
    <w:rsid w:val="00371919"/>
    <w:rsid w:val="00373AAB"/>
    <w:rsid w:val="00383C50"/>
    <w:rsid w:val="003A1D42"/>
    <w:rsid w:val="003B0DE1"/>
    <w:rsid w:val="003B1331"/>
    <w:rsid w:val="003B1348"/>
    <w:rsid w:val="003B3219"/>
    <w:rsid w:val="003B391F"/>
    <w:rsid w:val="003C5A98"/>
    <w:rsid w:val="003D2E35"/>
    <w:rsid w:val="003E00A7"/>
    <w:rsid w:val="003E54CB"/>
    <w:rsid w:val="003E6A4E"/>
    <w:rsid w:val="003F0417"/>
    <w:rsid w:val="003F30A1"/>
    <w:rsid w:val="003F664C"/>
    <w:rsid w:val="00403718"/>
    <w:rsid w:val="004132DE"/>
    <w:rsid w:val="004202F4"/>
    <w:rsid w:val="00420EEA"/>
    <w:rsid w:val="004240EA"/>
    <w:rsid w:val="00430867"/>
    <w:rsid w:val="00435675"/>
    <w:rsid w:val="00441239"/>
    <w:rsid w:val="00443895"/>
    <w:rsid w:val="0046307A"/>
    <w:rsid w:val="00463DE0"/>
    <w:rsid w:val="00477BBA"/>
    <w:rsid w:val="00483744"/>
    <w:rsid w:val="0048443B"/>
    <w:rsid w:val="004A119F"/>
    <w:rsid w:val="004B083A"/>
    <w:rsid w:val="004C2711"/>
    <w:rsid w:val="004D39A8"/>
    <w:rsid w:val="004D48B9"/>
    <w:rsid w:val="004D6204"/>
    <w:rsid w:val="004E3FA7"/>
    <w:rsid w:val="0050643D"/>
    <w:rsid w:val="0051011C"/>
    <w:rsid w:val="00510AF5"/>
    <w:rsid w:val="00513D3F"/>
    <w:rsid w:val="00516883"/>
    <w:rsid w:val="005179A8"/>
    <w:rsid w:val="00517CAB"/>
    <w:rsid w:val="0053184C"/>
    <w:rsid w:val="0053712F"/>
    <w:rsid w:val="00540AED"/>
    <w:rsid w:val="00545A2F"/>
    <w:rsid w:val="00560DCE"/>
    <w:rsid w:val="00561EDB"/>
    <w:rsid w:val="0056570A"/>
    <w:rsid w:val="00570B0B"/>
    <w:rsid w:val="00583EBE"/>
    <w:rsid w:val="00586EFE"/>
    <w:rsid w:val="005903C9"/>
    <w:rsid w:val="005A52A2"/>
    <w:rsid w:val="005D59FC"/>
    <w:rsid w:val="005E1D0C"/>
    <w:rsid w:val="005E33ED"/>
    <w:rsid w:val="005E6394"/>
    <w:rsid w:val="005F556D"/>
    <w:rsid w:val="005F5CF2"/>
    <w:rsid w:val="005F6463"/>
    <w:rsid w:val="0062262C"/>
    <w:rsid w:val="0062330F"/>
    <w:rsid w:val="0062516D"/>
    <w:rsid w:val="00632318"/>
    <w:rsid w:val="00633624"/>
    <w:rsid w:val="00636441"/>
    <w:rsid w:val="00641F18"/>
    <w:rsid w:val="00642853"/>
    <w:rsid w:val="00660C75"/>
    <w:rsid w:val="00663190"/>
    <w:rsid w:val="00676534"/>
    <w:rsid w:val="00684B6E"/>
    <w:rsid w:val="006873BE"/>
    <w:rsid w:val="006943FD"/>
    <w:rsid w:val="006A2E78"/>
    <w:rsid w:val="006A7F85"/>
    <w:rsid w:val="006B496A"/>
    <w:rsid w:val="006B4E1F"/>
    <w:rsid w:val="006B5802"/>
    <w:rsid w:val="006C6E97"/>
    <w:rsid w:val="006D3DE3"/>
    <w:rsid w:val="006E60F1"/>
    <w:rsid w:val="006F1268"/>
    <w:rsid w:val="007059D0"/>
    <w:rsid w:val="00705BF7"/>
    <w:rsid w:val="00710BA3"/>
    <w:rsid w:val="0071614A"/>
    <w:rsid w:val="0072073E"/>
    <w:rsid w:val="00725DCC"/>
    <w:rsid w:val="007271FD"/>
    <w:rsid w:val="00736231"/>
    <w:rsid w:val="0073743C"/>
    <w:rsid w:val="007441DF"/>
    <w:rsid w:val="00745F2D"/>
    <w:rsid w:val="0075594A"/>
    <w:rsid w:val="0076182A"/>
    <w:rsid w:val="00775E52"/>
    <w:rsid w:val="00782B5E"/>
    <w:rsid w:val="007A0113"/>
    <w:rsid w:val="007B6163"/>
    <w:rsid w:val="007C116B"/>
    <w:rsid w:val="007C4BA3"/>
    <w:rsid w:val="007C7B50"/>
    <w:rsid w:val="007D2B83"/>
    <w:rsid w:val="007D4EA2"/>
    <w:rsid w:val="007F0F24"/>
    <w:rsid w:val="007F2B85"/>
    <w:rsid w:val="007F7743"/>
    <w:rsid w:val="0081130B"/>
    <w:rsid w:val="008150A3"/>
    <w:rsid w:val="008238EC"/>
    <w:rsid w:val="00825C73"/>
    <w:rsid w:val="00852D42"/>
    <w:rsid w:val="00853BE2"/>
    <w:rsid w:val="00855E1B"/>
    <w:rsid w:val="00861553"/>
    <w:rsid w:val="00864E96"/>
    <w:rsid w:val="00874BD8"/>
    <w:rsid w:val="00875E99"/>
    <w:rsid w:val="008821E5"/>
    <w:rsid w:val="00884D0C"/>
    <w:rsid w:val="00884F2B"/>
    <w:rsid w:val="008854EF"/>
    <w:rsid w:val="008864BD"/>
    <w:rsid w:val="00887040"/>
    <w:rsid w:val="00891D56"/>
    <w:rsid w:val="00896C22"/>
    <w:rsid w:val="008A4FDA"/>
    <w:rsid w:val="008A6C70"/>
    <w:rsid w:val="008B6F5F"/>
    <w:rsid w:val="008C5A41"/>
    <w:rsid w:val="008D371B"/>
    <w:rsid w:val="008E1E66"/>
    <w:rsid w:val="008E2A60"/>
    <w:rsid w:val="008F16A2"/>
    <w:rsid w:val="00907570"/>
    <w:rsid w:val="00911903"/>
    <w:rsid w:val="00926D3D"/>
    <w:rsid w:val="00937140"/>
    <w:rsid w:val="00942ABF"/>
    <w:rsid w:val="009503D0"/>
    <w:rsid w:val="00952004"/>
    <w:rsid w:val="00954A64"/>
    <w:rsid w:val="00956C0F"/>
    <w:rsid w:val="00972E52"/>
    <w:rsid w:val="00985068"/>
    <w:rsid w:val="009901C6"/>
    <w:rsid w:val="009A08CA"/>
    <w:rsid w:val="009A34BC"/>
    <w:rsid w:val="009A460C"/>
    <w:rsid w:val="009B0020"/>
    <w:rsid w:val="009B6249"/>
    <w:rsid w:val="009D08EC"/>
    <w:rsid w:val="009D1AA0"/>
    <w:rsid w:val="009E4AF6"/>
    <w:rsid w:val="009E5021"/>
    <w:rsid w:val="009E6DF3"/>
    <w:rsid w:val="009F115F"/>
    <w:rsid w:val="009F74E1"/>
    <w:rsid w:val="00A131CC"/>
    <w:rsid w:val="00A15A83"/>
    <w:rsid w:val="00A219E3"/>
    <w:rsid w:val="00A31105"/>
    <w:rsid w:val="00A324EC"/>
    <w:rsid w:val="00A32B7B"/>
    <w:rsid w:val="00A345EC"/>
    <w:rsid w:val="00A357C6"/>
    <w:rsid w:val="00A4625B"/>
    <w:rsid w:val="00A465C3"/>
    <w:rsid w:val="00A70FFA"/>
    <w:rsid w:val="00A8304A"/>
    <w:rsid w:val="00A83458"/>
    <w:rsid w:val="00A83EDF"/>
    <w:rsid w:val="00A90FE1"/>
    <w:rsid w:val="00A91372"/>
    <w:rsid w:val="00A91C61"/>
    <w:rsid w:val="00A930A3"/>
    <w:rsid w:val="00A9388B"/>
    <w:rsid w:val="00A950F2"/>
    <w:rsid w:val="00A95667"/>
    <w:rsid w:val="00AA2618"/>
    <w:rsid w:val="00AA3EBB"/>
    <w:rsid w:val="00AB6390"/>
    <w:rsid w:val="00AB6C7B"/>
    <w:rsid w:val="00AB7885"/>
    <w:rsid w:val="00AC5D47"/>
    <w:rsid w:val="00AD5C8A"/>
    <w:rsid w:val="00AE0E69"/>
    <w:rsid w:val="00AF4481"/>
    <w:rsid w:val="00B00D30"/>
    <w:rsid w:val="00B01A7D"/>
    <w:rsid w:val="00B15029"/>
    <w:rsid w:val="00B46C55"/>
    <w:rsid w:val="00B7212C"/>
    <w:rsid w:val="00B76BE8"/>
    <w:rsid w:val="00BB4639"/>
    <w:rsid w:val="00BC43E4"/>
    <w:rsid w:val="00BE0B35"/>
    <w:rsid w:val="00C04396"/>
    <w:rsid w:val="00C12C57"/>
    <w:rsid w:val="00C21038"/>
    <w:rsid w:val="00C412E1"/>
    <w:rsid w:val="00C4179B"/>
    <w:rsid w:val="00C54A6C"/>
    <w:rsid w:val="00C61F7C"/>
    <w:rsid w:val="00C648DB"/>
    <w:rsid w:val="00C7066E"/>
    <w:rsid w:val="00C73C50"/>
    <w:rsid w:val="00C7498B"/>
    <w:rsid w:val="00C83449"/>
    <w:rsid w:val="00C84764"/>
    <w:rsid w:val="00C84F30"/>
    <w:rsid w:val="00C87DAA"/>
    <w:rsid w:val="00C91414"/>
    <w:rsid w:val="00CA3F5A"/>
    <w:rsid w:val="00CB3542"/>
    <w:rsid w:val="00CB798F"/>
    <w:rsid w:val="00CC0824"/>
    <w:rsid w:val="00CD175D"/>
    <w:rsid w:val="00CD270B"/>
    <w:rsid w:val="00CD6721"/>
    <w:rsid w:val="00CE1CE5"/>
    <w:rsid w:val="00D13B67"/>
    <w:rsid w:val="00D21D99"/>
    <w:rsid w:val="00D30D05"/>
    <w:rsid w:val="00D371C8"/>
    <w:rsid w:val="00D46183"/>
    <w:rsid w:val="00D53AEA"/>
    <w:rsid w:val="00D66095"/>
    <w:rsid w:val="00D779B3"/>
    <w:rsid w:val="00D8590C"/>
    <w:rsid w:val="00D868EC"/>
    <w:rsid w:val="00D8783F"/>
    <w:rsid w:val="00D9101B"/>
    <w:rsid w:val="00D9348A"/>
    <w:rsid w:val="00DA6DB1"/>
    <w:rsid w:val="00DB510D"/>
    <w:rsid w:val="00DC414F"/>
    <w:rsid w:val="00DC43F3"/>
    <w:rsid w:val="00DD356E"/>
    <w:rsid w:val="00DE3EF9"/>
    <w:rsid w:val="00DF303C"/>
    <w:rsid w:val="00DF69C9"/>
    <w:rsid w:val="00E04EE9"/>
    <w:rsid w:val="00E15DBF"/>
    <w:rsid w:val="00E1614C"/>
    <w:rsid w:val="00E17B91"/>
    <w:rsid w:val="00E17C3D"/>
    <w:rsid w:val="00E20F22"/>
    <w:rsid w:val="00E33B5B"/>
    <w:rsid w:val="00E4494D"/>
    <w:rsid w:val="00E52D18"/>
    <w:rsid w:val="00E631CA"/>
    <w:rsid w:val="00E6331A"/>
    <w:rsid w:val="00E65B87"/>
    <w:rsid w:val="00E74C10"/>
    <w:rsid w:val="00E80087"/>
    <w:rsid w:val="00E863B7"/>
    <w:rsid w:val="00E93B9D"/>
    <w:rsid w:val="00EA2959"/>
    <w:rsid w:val="00EA6EAE"/>
    <w:rsid w:val="00EB42B9"/>
    <w:rsid w:val="00EB7EFB"/>
    <w:rsid w:val="00EC2B3A"/>
    <w:rsid w:val="00ED22B0"/>
    <w:rsid w:val="00EE1D4A"/>
    <w:rsid w:val="00F0282C"/>
    <w:rsid w:val="00F03BB4"/>
    <w:rsid w:val="00F062FB"/>
    <w:rsid w:val="00F17E63"/>
    <w:rsid w:val="00F23557"/>
    <w:rsid w:val="00F4062F"/>
    <w:rsid w:val="00F42FE7"/>
    <w:rsid w:val="00F509EB"/>
    <w:rsid w:val="00F645B1"/>
    <w:rsid w:val="00F66908"/>
    <w:rsid w:val="00F75273"/>
    <w:rsid w:val="00FA5CDF"/>
    <w:rsid w:val="00FB6BBF"/>
    <w:rsid w:val="00FC513F"/>
    <w:rsid w:val="00FC5503"/>
    <w:rsid w:val="00FC5F94"/>
    <w:rsid w:val="00FC6C69"/>
    <w:rsid w:val="00FE12A6"/>
    <w:rsid w:val="00FF3F97"/>
    <w:rsid w:val="00FF62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1C046A"/>
  <w15:docId w15:val="{A277579F-62F2-48FB-81BC-CC215CF8B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DE0"/>
    <w:rPr>
      <w:sz w:val="24"/>
      <w:szCs w:val="24"/>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C5A41"/>
    <w:pPr>
      <w:tabs>
        <w:tab w:val="center" w:pos="4536"/>
        <w:tab w:val="right" w:pos="9072"/>
      </w:tabs>
    </w:pPr>
  </w:style>
  <w:style w:type="character" w:customStyle="1" w:styleId="En-tteCar">
    <w:name w:val="En-tête Car"/>
    <w:basedOn w:val="Policepardfaut"/>
    <w:link w:val="En-tte"/>
    <w:uiPriority w:val="99"/>
    <w:rsid w:val="008C5A41"/>
    <w:rPr>
      <w:sz w:val="24"/>
      <w:szCs w:val="24"/>
      <w:lang w:eastAsia="en-US"/>
    </w:rPr>
  </w:style>
  <w:style w:type="paragraph" w:styleId="Pieddepage">
    <w:name w:val="footer"/>
    <w:basedOn w:val="Normal"/>
    <w:link w:val="PieddepageCar"/>
    <w:uiPriority w:val="99"/>
    <w:unhideWhenUsed/>
    <w:rsid w:val="008C5A41"/>
    <w:pPr>
      <w:tabs>
        <w:tab w:val="center" w:pos="4536"/>
        <w:tab w:val="right" w:pos="9072"/>
      </w:tabs>
    </w:pPr>
  </w:style>
  <w:style w:type="character" w:customStyle="1" w:styleId="PieddepageCar">
    <w:name w:val="Pied de page Car"/>
    <w:basedOn w:val="Policepardfaut"/>
    <w:link w:val="Pieddepage"/>
    <w:uiPriority w:val="99"/>
    <w:rsid w:val="008C5A41"/>
    <w:rPr>
      <w:sz w:val="24"/>
      <w:szCs w:val="24"/>
      <w:lang w:eastAsia="en-US"/>
    </w:rPr>
  </w:style>
  <w:style w:type="paragraph" w:styleId="Textedebulles">
    <w:name w:val="Balloon Text"/>
    <w:basedOn w:val="Normal"/>
    <w:link w:val="TextedebullesCar"/>
    <w:uiPriority w:val="99"/>
    <w:semiHidden/>
    <w:unhideWhenUsed/>
    <w:rsid w:val="008C5A41"/>
    <w:rPr>
      <w:rFonts w:ascii="Tahoma" w:hAnsi="Tahoma" w:cs="Tahoma"/>
      <w:sz w:val="16"/>
      <w:szCs w:val="16"/>
    </w:rPr>
  </w:style>
  <w:style w:type="character" w:customStyle="1" w:styleId="TextedebullesCar">
    <w:name w:val="Texte de bulles Car"/>
    <w:basedOn w:val="Policepardfaut"/>
    <w:link w:val="Textedebulles"/>
    <w:uiPriority w:val="99"/>
    <w:semiHidden/>
    <w:rsid w:val="008C5A41"/>
    <w:rPr>
      <w:rFonts w:ascii="Tahoma" w:hAnsi="Tahoma" w:cs="Tahoma"/>
      <w:sz w:val="16"/>
      <w:szCs w:val="16"/>
      <w:lang w:eastAsia="en-US"/>
    </w:rPr>
  </w:style>
  <w:style w:type="character" w:styleId="Lienhypertexte">
    <w:name w:val="Hyperlink"/>
    <w:basedOn w:val="Policepardfaut"/>
    <w:uiPriority w:val="99"/>
    <w:unhideWhenUsed/>
    <w:rsid w:val="008C5A41"/>
    <w:rPr>
      <w:color w:val="0000FF"/>
      <w:u w:val="single"/>
    </w:rPr>
  </w:style>
  <w:style w:type="paragraph" w:customStyle="1" w:styleId="Paragraphestandard">
    <w:name w:val="[Paragraphe standard]"/>
    <w:basedOn w:val="Normal"/>
    <w:uiPriority w:val="99"/>
    <w:rsid w:val="008C5A41"/>
    <w:pPr>
      <w:autoSpaceDE w:val="0"/>
      <w:autoSpaceDN w:val="0"/>
      <w:spacing w:line="288" w:lineRule="auto"/>
    </w:pPr>
    <w:rPr>
      <w:rFonts w:ascii="Minion Pro" w:eastAsiaTheme="minorHAnsi" w:hAnsi="Minion Pro"/>
      <w:color w:val="000000"/>
      <w:lang w:eastAsia="fr-FR"/>
    </w:rPr>
  </w:style>
  <w:style w:type="paragraph" w:customStyle="1" w:styleId="Default">
    <w:name w:val="Default"/>
    <w:rsid w:val="0075594A"/>
    <w:pPr>
      <w:autoSpaceDE w:val="0"/>
      <w:autoSpaceDN w:val="0"/>
      <w:adjustRightInd w:val="0"/>
    </w:pPr>
    <w:rPr>
      <w:rFonts w:ascii="GentiumAlt" w:hAnsi="GentiumAlt" w:cs="GentiumAlt"/>
      <w:color w:val="000000"/>
      <w:sz w:val="24"/>
      <w:szCs w:val="24"/>
    </w:rPr>
  </w:style>
  <w:style w:type="paragraph" w:customStyle="1" w:styleId="Pa0">
    <w:name w:val="Pa0"/>
    <w:basedOn w:val="Default"/>
    <w:next w:val="Default"/>
    <w:uiPriority w:val="99"/>
    <w:rsid w:val="0075594A"/>
    <w:pPr>
      <w:spacing w:line="241" w:lineRule="atLeast"/>
    </w:pPr>
    <w:rPr>
      <w:rFonts w:cs="Times New Roman"/>
      <w:color w:val="auto"/>
    </w:rPr>
  </w:style>
  <w:style w:type="character" w:customStyle="1" w:styleId="A0">
    <w:name w:val="A0"/>
    <w:uiPriority w:val="99"/>
    <w:rsid w:val="0075594A"/>
    <w:rPr>
      <w:rFonts w:cs="GentiumAlt"/>
      <w:color w:val="373C3B"/>
      <w:sz w:val="14"/>
      <w:szCs w:val="14"/>
    </w:rPr>
  </w:style>
  <w:style w:type="paragraph" w:customStyle="1" w:styleId="CorpsdeTexte">
    <w:name w:val="Corps de Texte"/>
    <w:basedOn w:val="Normal"/>
    <w:uiPriority w:val="99"/>
    <w:rsid w:val="00AB6C7B"/>
    <w:pPr>
      <w:widowControl w:val="0"/>
      <w:autoSpaceDE w:val="0"/>
      <w:autoSpaceDN w:val="0"/>
      <w:adjustRightInd w:val="0"/>
      <w:spacing w:before="20" w:after="20"/>
    </w:pPr>
    <w:rPr>
      <w:rFonts w:ascii="Arial" w:hAnsi="Arial" w:cs="Arial"/>
      <w:sz w:val="20"/>
      <w:szCs w:val="20"/>
      <w:lang w:eastAsia="fr-FR"/>
    </w:rPr>
  </w:style>
  <w:style w:type="paragraph" w:customStyle="1" w:styleId="ListePuce">
    <w:name w:val="Liste à Puce"/>
    <w:basedOn w:val="CorpsdeTexte"/>
    <w:uiPriority w:val="99"/>
    <w:rsid w:val="00AB6C7B"/>
    <w:pPr>
      <w:ind w:left="283" w:hanging="284"/>
    </w:pPr>
  </w:style>
  <w:style w:type="paragraph" w:styleId="TM1">
    <w:name w:val="toc 1"/>
    <w:basedOn w:val="Normal"/>
    <w:next w:val="Normal"/>
    <w:autoRedefine/>
    <w:uiPriority w:val="99"/>
    <w:rsid w:val="00FC5F94"/>
    <w:pPr>
      <w:widowControl w:val="0"/>
      <w:autoSpaceDE w:val="0"/>
      <w:autoSpaceDN w:val="0"/>
      <w:pPrChange w:id="0" w:author="Tatiana BOUET" w:date="2024-04-04T14:17:00Z">
        <w:pPr>
          <w:widowControl w:val="0"/>
          <w:autoSpaceDE w:val="0"/>
          <w:autoSpaceDN w:val="0"/>
          <w:spacing w:before="300" w:after="40"/>
        </w:pPr>
      </w:pPrChange>
    </w:pPr>
    <w:rPr>
      <w:b/>
      <w:bCs/>
      <w:lang w:eastAsia="fr-FR"/>
      <w:rPrChange w:id="0" w:author="Tatiana BOUET" w:date="2024-04-04T14:17:00Z">
        <w:rPr>
          <w:b/>
          <w:bCs/>
          <w:sz w:val="24"/>
          <w:szCs w:val="24"/>
          <w:lang w:val="fr-FR" w:eastAsia="fr-FR" w:bidi="ar-SA"/>
        </w:rPr>
      </w:rPrChange>
    </w:rPr>
  </w:style>
  <w:style w:type="paragraph" w:styleId="Corpsdetexte0">
    <w:name w:val="Body Text"/>
    <w:basedOn w:val="Normal"/>
    <w:link w:val="CorpsdetexteCar"/>
    <w:uiPriority w:val="1"/>
    <w:qFormat/>
    <w:rsid w:val="00AB6C7B"/>
    <w:pPr>
      <w:widowControl w:val="0"/>
      <w:ind w:left="812"/>
    </w:pPr>
    <w:rPr>
      <w:rFonts w:ascii="Calibri" w:eastAsia="Calibri" w:hAnsi="Calibri"/>
      <w:sz w:val="22"/>
      <w:szCs w:val="22"/>
      <w:lang w:val="en-US"/>
    </w:rPr>
  </w:style>
  <w:style w:type="character" w:customStyle="1" w:styleId="CorpsdetexteCar">
    <w:name w:val="Corps de texte Car"/>
    <w:basedOn w:val="Policepardfaut"/>
    <w:link w:val="Corpsdetexte0"/>
    <w:uiPriority w:val="1"/>
    <w:rsid w:val="00AB6C7B"/>
    <w:rPr>
      <w:rFonts w:ascii="Calibri" w:eastAsia="Calibri" w:hAnsi="Calibri"/>
      <w:sz w:val="22"/>
      <w:szCs w:val="22"/>
      <w:lang w:val="en-US" w:eastAsia="en-US"/>
    </w:rPr>
  </w:style>
  <w:style w:type="paragraph" w:customStyle="1" w:styleId="FooterText">
    <w:name w:val="FooterText"/>
    <w:basedOn w:val="Normal"/>
    <w:rsid w:val="0048443B"/>
    <w:pPr>
      <w:spacing w:line="150" w:lineRule="atLeast"/>
    </w:pPr>
    <w:rPr>
      <w:rFonts w:ascii="Arial" w:hAnsi="Arial"/>
      <w:noProof/>
      <w:sz w:val="13"/>
      <w:szCs w:val="20"/>
      <w:lang w:val="en-GB"/>
    </w:rPr>
  </w:style>
  <w:style w:type="paragraph" w:styleId="Paragraphedeliste">
    <w:name w:val="List Paragraph"/>
    <w:basedOn w:val="Normal"/>
    <w:uiPriority w:val="34"/>
    <w:qFormat/>
    <w:rsid w:val="00FA5CDF"/>
    <w:pPr>
      <w:ind w:left="720"/>
      <w:contextualSpacing/>
    </w:pPr>
  </w:style>
  <w:style w:type="character" w:styleId="Mentionnonrsolue">
    <w:name w:val="Unresolved Mention"/>
    <w:basedOn w:val="Policepardfaut"/>
    <w:uiPriority w:val="99"/>
    <w:semiHidden/>
    <w:unhideWhenUsed/>
    <w:rsid w:val="00C73C50"/>
    <w:rPr>
      <w:color w:val="605E5C"/>
      <w:shd w:val="clear" w:color="auto" w:fill="E1DFDD"/>
    </w:rPr>
  </w:style>
  <w:style w:type="paragraph" w:styleId="NormalWeb">
    <w:name w:val="Normal (Web)"/>
    <w:basedOn w:val="Normal"/>
    <w:uiPriority w:val="99"/>
    <w:semiHidden/>
    <w:unhideWhenUsed/>
    <w:rsid w:val="00B00D30"/>
    <w:pPr>
      <w:spacing w:before="100" w:beforeAutospacing="1" w:after="100" w:afterAutospacing="1"/>
    </w:pPr>
    <w:rPr>
      <w:lang w:eastAsia="fr-FR"/>
    </w:rPr>
  </w:style>
  <w:style w:type="character" w:styleId="Numrodepage">
    <w:name w:val="page number"/>
    <w:basedOn w:val="Policepardfaut"/>
    <w:uiPriority w:val="99"/>
    <w:semiHidden/>
    <w:unhideWhenUsed/>
    <w:rsid w:val="003B1331"/>
  </w:style>
  <w:style w:type="table" w:styleId="Grilledutableau">
    <w:name w:val="Table Grid"/>
    <w:basedOn w:val="TableauNormal"/>
    <w:uiPriority w:val="59"/>
    <w:rsid w:val="001129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
    <w:name w:val="Grid Table 1 Light"/>
    <w:basedOn w:val="TableauNormal"/>
    <w:uiPriority w:val="46"/>
    <w:rsid w:val="0011295E"/>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vision">
    <w:name w:val="Revision"/>
    <w:hidden/>
    <w:uiPriority w:val="99"/>
    <w:semiHidden/>
    <w:rsid w:val="002261FF"/>
    <w:rPr>
      <w:sz w:val="24"/>
      <w:szCs w:val="24"/>
      <w:lang w:eastAsia="en-US"/>
    </w:rPr>
  </w:style>
  <w:style w:type="table" w:styleId="Tableausimple3">
    <w:name w:val="Plain Table 3"/>
    <w:basedOn w:val="TableauNormal"/>
    <w:uiPriority w:val="43"/>
    <w:rsid w:val="0053184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605565">
      <w:bodyDiv w:val="1"/>
      <w:marLeft w:val="0"/>
      <w:marRight w:val="0"/>
      <w:marTop w:val="0"/>
      <w:marBottom w:val="0"/>
      <w:divBdr>
        <w:top w:val="none" w:sz="0" w:space="0" w:color="auto"/>
        <w:left w:val="none" w:sz="0" w:space="0" w:color="auto"/>
        <w:bottom w:val="none" w:sz="0" w:space="0" w:color="auto"/>
        <w:right w:val="none" w:sz="0" w:space="0" w:color="auto"/>
      </w:divBdr>
    </w:div>
    <w:div w:id="1830559661">
      <w:bodyDiv w:val="1"/>
      <w:marLeft w:val="0"/>
      <w:marRight w:val="0"/>
      <w:marTop w:val="0"/>
      <w:marBottom w:val="0"/>
      <w:divBdr>
        <w:top w:val="none" w:sz="0" w:space="0" w:color="auto"/>
        <w:left w:val="none" w:sz="0" w:space="0" w:color="auto"/>
        <w:bottom w:val="none" w:sz="0" w:space="0" w:color="auto"/>
        <w:right w:val="none" w:sz="0" w:space="0" w:color="auto"/>
      </w:divBdr>
    </w:div>
    <w:div w:id="196912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078C80E-C55F-4842-A4CB-668CEB0CD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5</Pages>
  <Words>1846</Words>
  <Characters>10153</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
    </vt:vector>
  </TitlesOfParts>
  <Company>GroupeSecob</Company>
  <LinksUpToDate>false</LinksUpToDate>
  <CharactersWithSpaces>11976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ADMINISTRATEUR</dc:creator>
  <cp:lastModifiedBy>Tatiana SCHMITT</cp:lastModifiedBy>
  <cp:revision>112</cp:revision>
  <cp:lastPrinted>2017-11-14T09:49:00Z</cp:lastPrinted>
  <dcterms:created xsi:type="dcterms:W3CDTF">2021-04-26T09:30:00Z</dcterms:created>
  <dcterms:modified xsi:type="dcterms:W3CDTF">2026-01-08T16:24:00Z</dcterms:modified>
</cp:coreProperties>
</file>